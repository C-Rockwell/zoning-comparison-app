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6E136" w14:textId="370A3CB4" w:rsidR="0046258D" w:rsidRDefault="004C1C57" w:rsidP="004C1C57">
      <w:pPr>
        <w:pStyle w:val="Heading1"/>
      </w:pPr>
      <w:r>
        <w:t>Article 5</w:t>
      </w:r>
      <w:r>
        <w:tab/>
        <w:t>Commercial and MIXED-USE Zoning Districts</w:t>
      </w:r>
      <w:r>
        <w:tab/>
      </w:r>
    </w:p>
    <w:p w14:paraId="479BD055" w14:textId="7AD821D3" w:rsidR="0046258D" w:rsidRDefault="00E472DA" w:rsidP="004C1C57">
      <w:pPr>
        <w:pStyle w:val="Heading2"/>
      </w:pPr>
      <w:r>
        <w:t>5.01</w:t>
      </w:r>
      <w:r>
        <w:tab/>
        <w:t>RHB - Rural Hub Zoning District</w:t>
      </w:r>
      <w:r>
        <w:tab/>
      </w:r>
    </w:p>
    <w:p w14:paraId="0B8F1E63" w14:textId="3D2CE4A1" w:rsidR="00E472DA" w:rsidRDefault="0046258D" w:rsidP="00E472DA">
      <w:pPr>
        <w:pStyle w:val="ListParagraph"/>
        <w:numPr>
          <w:ilvl w:val="0"/>
          <w:numId w:val="10"/>
        </w:numPr>
      </w:pPr>
      <w:r>
        <w:rPr>
          <w:b/>
          <w:bCs/>
        </w:rPr>
        <w:t>Purpose:</w:t>
      </w:r>
      <w:r>
        <w:t xml:space="preserve"> The rural hub zoning district allows for limited retail and service uses and activities that offer convenience to and support nearby rural residential development. These areas are typically located at or near intersections of arterial and/or collector streets in order to maximize accessibility from surrounding areas. Site design and performance standards help maximize compatibility between this district and surrounding rural areas and reinforce vehicular and pedestrian accessibility within and between these zones. </w:t>
      </w:r>
    </w:p>
    <w:p w14:paraId="5F49929E" w14:textId="77777777" w:rsidR="000030BA" w:rsidRDefault="000030BA" w:rsidP="000030BA">
      <w:pPr>
        <w:pStyle w:val="ListParagraph"/>
      </w:pPr>
    </w:p>
    <w:p w14:paraId="565BC192" w14:textId="24DBF68D" w:rsidR="00E472DA" w:rsidRDefault="00E472DA" w:rsidP="00E472DA">
      <w:pPr>
        <w:pStyle w:val="ListParagraph"/>
        <w:numPr>
          <w:ilvl w:val="0"/>
          <w:numId w:val="10"/>
        </w:numPr>
      </w:pPr>
      <w:r>
        <w:rPr>
          <w:b/>
          <w:bCs/>
        </w:rPr>
        <w:t>Typical Development Pattern.</w:t>
      </w:r>
    </w:p>
    <w:p w14:paraId="5E244D34" w14:textId="71AFA662" w:rsidR="00E472DA" w:rsidRDefault="00E472DA" w:rsidP="00E472DA">
      <w:pPr>
        <w:pStyle w:val="ListParagraph"/>
      </w:pPr>
    </w:p>
    <w:p w14:paraId="74EC8C11" w14:textId="77777777" w:rsidR="000030BA" w:rsidRDefault="000030BA" w:rsidP="00E472DA">
      <w:pPr>
        <w:pStyle w:val="ListParagraph"/>
      </w:pPr>
    </w:p>
    <w:p w14:paraId="5CCB2AAE" w14:textId="3C93C23B" w:rsidR="00F33523" w:rsidRPr="00E472DA" w:rsidRDefault="00F33523" w:rsidP="00E472DA">
      <w:pPr>
        <w:pStyle w:val="ListParagraph"/>
        <w:numPr>
          <w:ilvl w:val="0"/>
          <w:numId w:val="10"/>
        </w:numPr>
        <w:rPr>
          <w:b/>
          <w:bCs/>
        </w:rPr>
      </w:pPr>
      <w:r>
        <w:rPr>
          <w:b/>
          <w:bCs/>
        </w:rPr>
        <w:t>Uses and Activities Allowed.</w:t>
      </w:r>
    </w:p>
    <w:p w14:paraId="121BA608" w14:textId="63F72E29" w:rsidR="00EB7D3D" w:rsidRDefault="00EB7D3D" w:rsidP="00EB7D3D">
      <w:pPr>
        <w:pStyle w:val="ListParagraph"/>
        <w:numPr>
          <w:ilvl w:val="3"/>
          <w:numId w:val="10"/>
        </w:numPr>
        <w:snapToGrid w:val="0"/>
        <w:spacing w:after="120" w:line="240" w:lineRule="auto"/>
        <w:ind w:left="1080"/>
        <w:contextualSpacing w:val="0"/>
        <w:rPr>
          <w:color w:val="000000" w:themeColor="text1"/>
        </w:rPr>
      </w:pPr>
      <w:r>
        <w:rPr>
          <w:color w:val="000000" w:themeColor="text1"/>
        </w:rPr>
        <w:t xml:space="preserve">Uses and activities allowed in the RHB zoning district are established in Article 9 of this ordinance as permitted or conditionally permitted. Reference the </w:t>
      </w:r>
      <w:r>
        <w:rPr>
          <w:color w:val="0070C0"/>
          <w:u w:val="single"/>
        </w:rPr>
        <w:t>consolidated table of uses</w:t>
      </w:r>
      <w:r>
        <w:rPr>
          <w:color w:val="0070C0"/>
        </w:rPr>
        <w:t xml:space="preserve"> </w:t>
      </w:r>
      <w:r>
        <w:rPr>
          <w:color w:val="000000" w:themeColor="text1"/>
        </w:rPr>
        <w:t>for additional information.</w:t>
      </w:r>
    </w:p>
    <w:p w14:paraId="49BD4038" w14:textId="492ED15A" w:rsidR="00EB7D3D" w:rsidRPr="000105BF" w:rsidRDefault="00EB7D3D" w:rsidP="00C50269">
      <w:pPr>
        <w:pStyle w:val="ListParagraph"/>
        <w:snapToGrid w:val="0"/>
        <w:spacing w:after="120" w:line="240" w:lineRule="auto"/>
        <w:ind w:left="1080"/>
        <w:contextualSpacing w:val="0"/>
        <w:rPr>
          <w:i/>
          <w:iCs/>
          <w:color w:val="7F7F7F" w:themeColor="text1" w:themeTint="80"/>
        </w:rPr>
      </w:pPr>
      <w:r>
        <w:rPr>
          <w:i/>
          <w:iCs/>
          <w:color w:val="7F7F7F" w:themeColor="text1" w:themeTint="80"/>
        </w:rPr>
        <w:t xml:space="preserve">For ease in review of these articles, a </w:t>
      </w:r>
      <w:r>
        <w:rPr>
          <w:b/>
          <w:bCs/>
          <w:i/>
          <w:iCs/>
          <w:color w:val="7F7F7F" w:themeColor="text1" w:themeTint="80"/>
        </w:rPr>
        <w:t>temporary list</w:t>
      </w:r>
      <w:r>
        <w:rPr>
          <w:i/>
          <w:iCs/>
          <w:color w:val="7F7F7F" w:themeColor="text1" w:themeTint="80"/>
        </w:rPr>
        <w:t xml:space="preserve"> of permitted and conditional uses allowed within the RHB zoning district has been provided in Table 5.01.01 below.</w:t>
      </w:r>
    </w:p>
    <w:p w14:paraId="7C5590D6" w14:textId="77777777" w:rsidR="00EB7D3D" w:rsidRDefault="00EB7D3D" w:rsidP="00EB7D3D">
      <w:pPr>
        <w:pStyle w:val="ListParagraph"/>
        <w:numPr>
          <w:ilvl w:val="3"/>
          <w:numId w:val="10"/>
        </w:numPr>
        <w:snapToGrid w:val="0"/>
        <w:spacing w:before="0" w:after="240" w:line="240" w:lineRule="auto"/>
        <w:ind w:left="1080"/>
        <w:contextualSpacing w:val="0"/>
      </w:pPr>
      <w:r>
        <w:t xml:space="preserve">Multiple principal and accessory uses and structures may be permitted on a lot within this zoning district. Multiple uses may be allowed within a single structure. </w:t>
      </w:r>
    </w:p>
    <w:p w14:paraId="7A1CE0B3" w14:textId="77777777" w:rsidR="00EB7D3D" w:rsidRDefault="00EB7D3D" w:rsidP="00EB7D3D">
      <w:pPr>
        <w:pStyle w:val="ListParagraph"/>
        <w:snapToGrid w:val="0"/>
        <w:spacing w:after="120" w:line="240" w:lineRule="auto"/>
        <w:ind w:left="1440"/>
        <w:contextualSpacing w:val="0"/>
      </w:pPr>
    </w:p>
    <w:p w14:paraId="26FB3305" w14:textId="0192E037" w:rsidR="00F33523" w:rsidRPr="00E472DA" w:rsidRDefault="004A0C11" w:rsidP="00E472DA">
      <w:pPr>
        <w:pStyle w:val="ListParagraph"/>
        <w:numPr>
          <w:ilvl w:val="0"/>
          <w:numId w:val="10"/>
        </w:numPr>
        <w:snapToGrid w:val="0"/>
        <w:spacing w:after="120" w:line="240" w:lineRule="auto"/>
        <w:rPr>
          <w:b/>
          <w:bCs/>
        </w:rPr>
      </w:pPr>
      <w:r>
        <w:rPr>
          <w:b/>
          <w:bCs/>
        </w:rPr>
        <w:t xml:space="preserve">Table 5.01.02 Lot Dimensions. </w:t>
      </w:r>
      <w:r>
        <w:rPr>
          <w:b/>
          <w:bCs/>
          <w:i/>
          <w:iCs/>
        </w:rPr>
        <w:t>(Figure 5.01.01 Lot Dimensions)</w:t>
      </w:r>
    </w:p>
    <w:tbl>
      <w:tblPr>
        <w:tblStyle w:val="GridTable1Light"/>
        <w:tblW w:w="8545" w:type="dxa"/>
        <w:tblInd w:w="607" w:type="dxa"/>
        <w:tblLook w:val="04A0" w:firstRow="1" w:lastRow="0" w:firstColumn="1" w:lastColumn="0" w:noHBand="0" w:noVBand="1"/>
      </w:tblPr>
      <w:tblGrid>
        <w:gridCol w:w="1075"/>
        <w:gridCol w:w="1260"/>
        <w:gridCol w:w="1463"/>
        <w:gridCol w:w="1507"/>
        <w:gridCol w:w="1530"/>
        <w:gridCol w:w="1710"/>
      </w:tblGrid>
      <w:tr w:rsidR="00760F3C" w14:paraId="6F8745DB" w14:textId="77777777" w:rsidTr="00760F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0DE107A2" w14:textId="77777777" w:rsidR="00760F3C" w:rsidRDefault="00760F3C" w:rsidP="00760F3C">
            <w:pPr>
              <w:spacing w:before="0"/>
            </w:pPr>
          </w:p>
        </w:tc>
        <w:tc>
          <w:tcPr>
            <w:tcW w:w="1260" w:type="dxa"/>
          </w:tcPr>
          <w:p w14:paraId="0CEE89E7" w14:textId="099A3815" w:rsidR="00760F3C" w:rsidRDefault="00760F3C" w:rsidP="00760F3C">
            <w:pPr>
              <w:spacing w:before="0"/>
              <w:jc w:val="center"/>
              <w:cnfStyle w:val="100000000000" w:firstRow="1" w:lastRow="0" w:firstColumn="0" w:lastColumn="0" w:oddVBand="0" w:evenVBand="0" w:oddHBand="0" w:evenHBand="0" w:firstRowFirstColumn="0" w:firstRowLastColumn="0" w:lastRowFirstColumn="0" w:lastRowLastColumn="0"/>
            </w:pPr>
            <w:r>
              <w:t>Min. Lot Area (ac)</w:t>
            </w:r>
          </w:p>
        </w:tc>
        <w:tc>
          <w:tcPr>
            <w:tcW w:w="1463" w:type="dxa"/>
          </w:tcPr>
          <w:p w14:paraId="2C1E164C" w14:textId="7C33002C" w:rsidR="00760F3C" w:rsidRDefault="00760F3C" w:rsidP="00760F3C">
            <w:pPr>
              <w:spacing w:before="0"/>
              <w:jc w:val="center"/>
              <w:cnfStyle w:val="100000000000" w:firstRow="1" w:lastRow="0" w:firstColumn="0" w:lastColumn="0" w:oddVBand="0" w:evenVBand="0" w:oddHBand="0" w:evenHBand="0" w:firstRowFirstColumn="0" w:firstRowLastColumn="0" w:lastRowFirstColumn="0" w:lastRowLastColumn="0"/>
            </w:pPr>
            <w:r>
              <w:t>Max. Gross Floor Area (sq. ft.)</w:t>
            </w:r>
          </w:p>
        </w:tc>
        <w:tc>
          <w:tcPr>
            <w:tcW w:w="1507" w:type="dxa"/>
          </w:tcPr>
          <w:p w14:paraId="362D114D" w14:textId="5ADEB04B" w:rsidR="00760F3C" w:rsidRDefault="00760F3C" w:rsidP="00760F3C">
            <w:pPr>
              <w:spacing w:before="0"/>
              <w:jc w:val="center"/>
              <w:cnfStyle w:val="100000000000" w:firstRow="1" w:lastRow="0" w:firstColumn="0" w:lastColumn="0" w:oddVBand="0" w:evenVBand="0" w:oddHBand="0" w:evenHBand="0" w:firstRowFirstColumn="0" w:firstRowLastColumn="0" w:lastRowFirstColumn="0" w:lastRowLastColumn="0"/>
            </w:pPr>
            <w:r>
              <w:t>Min. Lot Width (ft)</w:t>
            </w:r>
          </w:p>
        </w:tc>
        <w:tc>
          <w:tcPr>
            <w:tcW w:w="1530" w:type="dxa"/>
          </w:tcPr>
          <w:p w14:paraId="79FD7B27" w14:textId="66742913" w:rsidR="00760F3C" w:rsidRDefault="00760F3C" w:rsidP="00760F3C">
            <w:pPr>
              <w:spacing w:before="0"/>
              <w:jc w:val="center"/>
              <w:cnfStyle w:val="100000000000" w:firstRow="1" w:lastRow="0" w:firstColumn="0" w:lastColumn="0" w:oddVBand="0" w:evenVBand="0" w:oddHBand="0" w:evenHBand="0" w:firstRowFirstColumn="0" w:firstRowLastColumn="0" w:lastRowFirstColumn="0" w:lastRowLastColumn="0"/>
            </w:pPr>
            <w:r>
              <w:t>Width to Depth Ratio (%)</w:t>
            </w:r>
          </w:p>
        </w:tc>
        <w:tc>
          <w:tcPr>
            <w:tcW w:w="1710" w:type="dxa"/>
          </w:tcPr>
          <w:p w14:paraId="0C6A929D" w14:textId="277F939C" w:rsidR="00760F3C" w:rsidRDefault="00760F3C" w:rsidP="00760F3C">
            <w:pPr>
              <w:spacing w:before="0"/>
              <w:jc w:val="center"/>
              <w:cnfStyle w:val="100000000000" w:firstRow="1" w:lastRow="0" w:firstColumn="0" w:lastColumn="0" w:oddVBand="0" w:evenVBand="0" w:oddHBand="0" w:evenHBand="0" w:firstRowFirstColumn="0" w:firstRowLastColumn="0" w:lastRowFirstColumn="0" w:lastRowLastColumn="0"/>
            </w:pPr>
            <w:r>
              <w:t>Max. Impervious Surface (%)</w:t>
            </w:r>
          </w:p>
        </w:tc>
      </w:tr>
      <w:tr w:rsidR="00760F3C" w14:paraId="1B37ABD2" w14:textId="77777777" w:rsidTr="00760F3C">
        <w:tc>
          <w:tcPr>
            <w:cnfStyle w:val="001000000000" w:firstRow="0" w:lastRow="0" w:firstColumn="1" w:lastColumn="0" w:oddVBand="0" w:evenVBand="0" w:oddHBand="0" w:evenHBand="0" w:firstRowFirstColumn="0" w:firstRowLastColumn="0" w:lastRowFirstColumn="0" w:lastRowLastColumn="0"/>
            <w:tcW w:w="1075" w:type="dxa"/>
          </w:tcPr>
          <w:p w14:paraId="338FE4EF" w14:textId="77777777" w:rsidR="00760F3C" w:rsidRDefault="00760F3C" w:rsidP="00760F3C">
            <w:pPr>
              <w:spacing w:before="0"/>
            </w:pPr>
            <w:r>
              <w:t>All types</w:t>
            </w:r>
          </w:p>
        </w:tc>
        <w:tc>
          <w:tcPr>
            <w:tcW w:w="1260" w:type="dxa"/>
          </w:tcPr>
          <w:p w14:paraId="324E80C3" w14:textId="10C216A3" w:rsidR="00760F3C" w:rsidRDefault="00760F3C" w:rsidP="00760F3C">
            <w:pPr>
              <w:spacing w:before="0"/>
              <w:jc w:val="center"/>
              <w:cnfStyle w:val="000000000000" w:firstRow="0" w:lastRow="0" w:firstColumn="0" w:lastColumn="0" w:oddVBand="0" w:evenVBand="0" w:oddHBand="0" w:evenHBand="0" w:firstRowFirstColumn="0" w:firstRowLastColumn="0" w:lastRowFirstColumn="0" w:lastRowLastColumn="0"/>
            </w:pPr>
            <w:r>
              <w:t>0.5</w:t>
            </w:r>
          </w:p>
        </w:tc>
        <w:tc>
          <w:tcPr>
            <w:tcW w:w="1463" w:type="dxa"/>
          </w:tcPr>
          <w:p w14:paraId="4DE352F4" w14:textId="531A2DB7" w:rsidR="00760F3C" w:rsidRDefault="00760F3C" w:rsidP="00760F3C">
            <w:pPr>
              <w:spacing w:before="0"/>
              <w:jc w:val="center"/>
              <w:cnfStyle w:val="000000000000" w:firstRow="0" w:lastRow="0" w:firstColumn="0" w:lastColumn="0" w:oddVBand="0" w:evenVBand="0" w:oddHBand="0" w:evenHBand="0" w:firstRowFirstColumn="0" w:firstRowLastColumn="0" w:lastRowFirstColumn="0" w:lastRowLastColumn="0"/>
            </w:pPr>
            <w:r>
              <w:t>20,000</w:t>
            </w:r>
          </w:p>
        </w:tc>
        <w:tc>
          <w:tcPr>
            <w:tcW w:w="1507" w:type="dxa"/>
          </w:tcPr>
          <w:p w14:paraId="08AE8DD0" w14:textId="194A2E6A" w:rsidR="00760F3C" w:rsidRDefault="00760F3C" w:rsidP="00760F3C">
            <w:pPr>
              <w:spacing w:before="0"/>
              <w:jc w:val="center"/>
              <w:cnfStyle w:val="000000000000" w:firstRow="0" w:lastRow="0" w:firstColumn="0" w:lastColumn="0" w:oddVBand="0" w:evenVBand="0" w:oddHBand="0" w:evenHBand="0" w:firstRowFirstColumn="0" w:firstRowLastColumn="0" w:lastRowFirstColumn="0" w:lastRowLastColumn="0"/>
            </w:pPr>
            <w:r>
              <w:t>100</w:t>
            </w:r>
          </w:p>
        </w:tc>
        <w:tc>
          <w:tcPr>
            <w:tcW w:w="1530" w:type="dxa"/>
          </w:tcPr>
          <w:p w14:paraId="2B83174A" w14:textId="569C509B" w:rsidR="00760F3C" w:rsidRDefault="00760F3C" w:rsidP="00760F3C">
            <w:pPr>
              <w:spacing w:before="0"/>
              <w:jc w:val="center"/>
              <w:cnfStyle w:val="000000000000" w:firstRow="0" w:lastRow="0" w:firstColumn="0" w:lastColumn="0" w:oddVBand="0" w:evenVBand="0" w:oddHBand="0" w:evenHBand="0" w:firstRowFirstColumn="0" w:firstRowLastColumn="0" w:lastRowFirstColumn="0" w:lastRowLastColumn="0"/>
            </w:pPr>
            <w:r>
              <w:t>n/a</w:t>
            </w:r>
          </w:p>
        </w:tc>
        <w:tc>
          <w:tcPr>
            <w:tcW w:w="1710" w:type="dxa"/>
          </w:tcPr>
          <w:p w14:paraId="5F214A99" w14:textId="6CF2F4D1" w:rsidR="00760F3C" w:rsidRDefault="00760F3C" w:rsidP="00760F3C">
            <w:pPr>
              <w:spacing w:before="0"/>
              <w:jc w:val="center"/>
              <w:cnfStyle w:val="000000000000" w:firstRow="0" w:lastRow="0" w:firstColumn="0" w:lastColumn="0" w:oddVBand="0" w:evenVBand="0" w:oddHBand="0" w:evenHBand="0" w:firstRowFirstColumn="0" w:firstRowLastColumn="0" w:lastRowFirstColumn="0" w:lastRowLastColumn="0"/>
            </w:pPr>
            <w:r>
              <w:t>45</w:t>
            </w:r>
          </w:p>
        </w:tc>
      </w:tr>
      <w:tr w:rsidR="00760F3C" w14:paraId="05A1389C" w14:textId="77777777" w:rsidTr="009D2856">
        <w:tc>
          <w:tcPr>
            <w:cnfStyle w:val="001000000000" w:firstRow="0" w:lastRow="0" w:firstColumn="1" w:lastColumn="0" w:oddVBand="0" w:evenVBand="0" w:oddHBand="0" w:evenHBand="0" w:firstRowFirstColumn="0" w:firstRowLastColumn="0" w:lastRowFirstColumn="0" w:lastRowLastColumn="0"/>
            <w:tcW w:w="1075" w:type="dxa"/>
            <w:shd w:val="clear" w:color="auto" w:fill="F2F2F2" w:themeFill="background1" w:themeFillShade="F2"/>
          </w:tcPr>
          <w:p w14:paraId="41C761C5" w14:textId="77777777" w:rsidR="00760F3C" w:rsidRDefault="00760F3C" w:rsidP="00760F3C">
            <w:pPr>
              <w:spacing w:before="0"/>
            </w:pPr>
            <w:r>
              <w:t>Key</w:t>
            </w:r>
          </w:p>
        </w:tc>
        <w:tc>
          <w:tcPr>
            <w:tcW w:w="1260" w:type="dxa"/>
            <w:shd w:val="clear" w:color="auto" w:fill="F2F2F2" w:themeFill="background1" w:themeFillShade="F2"/>
          </w:tcPr>
          <w:p w14:paraId="18FE8B2D" w14:textId="11E35969" w:rsidR="00760F3C" w:rsidRDefault="00760F3C" w:rsidP="00760F3C">
            <w:pPr>
              <w:spacing w:before="0"/>
              <w:jc w:val="center"/>
              <w:cnfStyle w:val="000000000000" w:firstRow="0" w:lastRow="0" w:firstColumn="0" w:lastColumn="0" w:oddVBand="0" w:evenVBand="0" w:oddHBand="0" w:evenHBand="0" w:firstRowFirstColumn="0" w:firstRowLastColumn="0" w:lastRowFirstColumn="0" w:lastRowLastColumn="0"/>
            </w:pPr>
            <w:r>
              <w:t>C</w:t>
            </w:r>
          </w:p>
        </w:tc>
        <w:tc>
          <w:tcPr>
            <w:tcW w:w="1463" w:type="dxa"/>
            <w:shd w:val="clear" w:color="auto" w:fill="F2F2F2" w:themeFill="background1" w:themeFillShade="F2"/>
          </w:tcPr>
          <w:p w14:paraId="78FCB990" w14:textId="73C7B333" w:rsidR="00760F3C" w:rsidRDefault="004A0C11" w:rsidP="00760F3C">
            <w:pPr>
              <w:spacing w:before="0"/>
              <w:jc w:val="center"/>
              <w:cnfStyle w:val="000000000000" w:firstRow="0" w:lastRow="0" w:firstColumn="0" w:lastColumn="0" w:oddVBand="0" w:evenVBand="0" w:oddHBand="0" w:evenHBand="0" w:firstRowFirstColumn="0" w:firstRowLastColumn="0" w:lastRowFirstColumn="0" w:lastRowLastColumn="0"/>
            </w:pPr>
            <w:r>
              <w:t>D</w:t>
            </w:r>
          </w:p>
        </w:tc>
        <w:tc>
          <w:tcPr>
            <w:tcW w:w="1507" w:type="dxa"/>
            <w:shd w:val="clear" w:color="auto" w:fill="F2F2F2" w:themeFill="background1" w:themeFillShade="F2"/>
          </w:tcPr>
          <w:p w14:paraId="782DF132" w14:textId="24F22832" w:rsidR="00760F3C" w:rsidRDefault="00760F3C" w:rsidP="00760F3C">
            <w:pPr>
              <w:spacing w:before="0"/>
              <w:jc w:val="center"/>
              <w:cnfStyle w:val="000000000000" w:firstRow="0" w:lastRow="0" w:firstColumn="0" w:lastColumn="0" w:oddVBand="0" w:evenVBand="0" w:oddHBand="0" w:evenHBand="0" w:firstRowFirstColumn="0" w:firstRowLastColumn="0" w:lastRowFirstColumn="0" w:lastRowLastColumn="0"/>
            </w:pPr>
            <w:r>
              <w:t>A</w:t>
            </w:r>
          </w:p>
        </w:tc>
        <w:tc>
          <w:tcPr>
            <w:tcW w:w="1530" w:type="dxa"/>
            <w:shd w:val="clear" w:color="auto" w:fill="F2F2F2" w:themeFill="background1" w:themeFillShade="F2"/>
          </w:tcPr>
          <w:p w14:paraId="158AFFAE" w14:textId="7BC0B00C" w:rsidR="00760F3C" w:rsidRDefault="00760F3C" w:rsidP="00760F3C">
            <w:pPr>
              <w:spacing w:before="0"/>
              <w:jc w:val="center"/>
              <w:cnfStyle w:val="000000000000" w:firstRow="0" w:lastRow="0" w:firstColumn="0" w:lastColumn="0" w:oddVBand="0" w:evenVBand="0" w:oddHBand="0" w:evenHBand="0" w:firstRowFirstColumn="0" w:firstRowLastColumn="0" w:lastRowFirstColumn="0" w:lastRowLastColumn="0"/>
            </w:pPr>
            <w:r>
              <w:t>A/B</w:t>
            </w:r>
          </w:p>
        </w:tc>
        <w:tc>
          <w:tcPr>
            <w:tcW w:w="1710" w:type="dxa"/>
            <w:shd w:val="clear" w:color="auto" w:fill="F2F2F2" w:themeFill="background1" w:themeFillShade="F2"/>
          </w:tcPr>
          <w:p w14:paraId="107F7B13" w14:textId="2F14340C" w:rsidR="00760F3C" w:rsidRDefault="00760F3C" w:rsidP="00760F3C">
            <w:pPr>
              <w:spacing w:before="0"/>
              <w:jc w:val="center"/>
              <w:cnfStyle w:val="000000000000" w:firstRow="0" w:lastRow="0" w:firstColumn="0" w:lastColumn="0" w:oddVBand="0" w:evenVBand="0" w:oddHBand="0" w:evenHBand="0" w:firstRowFirstColumn="0" w:firstRowLastColumn="0" w:lastRowFirstColumn="0" w:lastRowLastColumn="0"/>
            </w:pPr>
            <w:r>
              <w:t>-</w:t>
            </w:r>
          </w:p>
        </w:tc>
      </w:tr>
    </w:tbl>
    <w:p w14:paraId="15056EB3" w14:textId="64F10B0F" w:rsidR="00F33523" w:rsidRDefault="00F33523" w:rsidP="00F33523"/>
    <w:p w14:paraId="0C747B15" w14:textId="2088FFC9" w:rsidR="00F33523" w:rsidRPr="00A359D0" w:rsidRDefault="004A0C11" w:rsidP="00E472DA">
      <w:pPr>
        <w:pStyle w:val="ListParagraph"/>
        <w:numPr>
          <w:ilvl w:val="0"/>
          <w:numId w:val="10"/>
        </w:numPr>
        <w:rPr>
          <w:b/>
          <w:bCs/>
        </w:rPr>
      </w:pPr>
      <w:r>
        <w:rPr>
          <w:b/>
          <w:bCs/>
        </w:rPr>
        <w:t xml:space="preserve">Table 5.01.03 Lot Setbacks. </w:t>
      </w:r>
      <w:r>
        <w:rPr>
          <w:b/>
          <w:bCs/>
          <w:i/>
          <w:iCs/>
        </w:rPr>
        <w:t>(Figure 5.01.02 Setbacks and Build-To Zones)</w:t>
      </w:r>
    </w:p>
    <w:tbl>
      <w:tblPr>
        <w:tblStyle w:val="GridTable1Light"/>
        <w:tblW w:w="8365" w:type="dxa"/>
        <w:tblLook w:val="04A0" w:firstRow="1" w:lastRow="0" w:firstColumn="1" w:lastColumn="0" w:noHBand="0" w:noVBand="1"/>
      </w:tblPr>
      <w:tblGrid>
        <w:gridCol w:w="2412"/>
        <w:gridCol w:w="1003"/>
        <w:gridCol w:w="990"/>
        <w:gridCol w:w="1350"/>
        <w:gridCol w:w="1260"/>
        <w:gridCol w:w="1350"/>
      </w:tblGrid>
      <w:tr w:rsidR="00F33523" w14:paraId="2AF999A3" w14:textId="77777777" w:rsidTr="004A0C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6BA294FD" w14:textId="77777777" w:rsidR="00F33523" w:rsidRDefault="00F33523" w:rsidP="004A0C11">
            <w:pPr>
              <w:spacing w:before="0"/>
            </w:pPr>
          </w:p>
        </w:tc>
        <w:tc>
          <w:tcPr>
            <w:tcW w:w="1003" w:type="dxa"/>
            <w:vAlign w:val="center"/>
          </w:tcPr>
          <w:p w14:paraId="573AAF3C" w14:textId="77777777" w:rsidR="00F33523" w:rsidRDefault="4E5A0BE6" w:rsidP="004A0C11">
            <w:pPr>
              <w:spacing w:before="0"/>
              <w:jc w:val="center"/>
              <w:cnfStyle w:val="100000000000" w:firstRow="1" w:lastRow="0" w:firstColumn="0" w:lastColumn="0" w:oddVBand="0" w:evenVBand="0" w:oddHBand="0" w:evenHBand="0" w:firstRowFirstColumn="0" w:firstRowLastColumn="0" w:lastRowFirstColumn="0" w:lastRowLastColumn="0"/>
            </w:pPr>
            <w:r>
              <w:t>Min. Front (ft)</w:t>
            </w:r>
          </w:p>
        </w:tc>
        <w:tc>
          <w:tcPr>
            <w:tcW w:w="990" w:type="dxa"/>
            <w:vAlign w:val="center"/>
          </w:tcPr>
          <w:p w14:paraId="01617E45" w14:textId="77777777" w:rsidR="00F33523" w:rsidRDefault="00F33523" w:rsidP="004A0C11">
            <w:pPr>
              <w:spacing w:before="0"/>
              <w:jc w:val="center"/>
              <w:cnfStyle w:val="100000000000" w:firstRow="1" w:lastRow="0" w:firstColumn="0" w:lastColumn="0" w:oddVBand="0" w:evenVBand="0" w:oddHBand="0" w:evenHBand="0" w:firstRowFirstColumn="0" w:firstRowLastColumn="0" w:lastRowFirstColumn="0" w:lastRowLastColumn="0"/>
            </w:pPr>
            <w:r>
              <w:t>Min. Rear (ft)</w:t>
            </w:r>
          </w:p>
        </w:tc>
        <w:tc>
          <w:tcPr>
            <w:tcW w:w="1350" w:type="dxa"/>
            <w:vAlign w:val="center"/>
          </w:tcPr>
          <w:p w14:paraId="1435DF02" w14:textId="2DF79961" w:rsidR="00F33523" w:rsidRDefault="00F33523" w:rsidP="004A0C11">
            <w:pPr>
              <w:spacing w:before="0"/>
              <w:jc w:val="center"/>
              <w:cnfStyle w:val="100000000000" w:firstRow="1" w:lastRow="0" w:firstColumn="0" w:lastColumn="0" w:oddVBand="0" w:evenVBand="0" w:oddHBand="0" w:evenHBand="0" w:firstRowFirstColumn="0" w:firstRowLastColumn="0" w:lastRowFirstColumn="0" w:lastRowLastColumn="0"/>
            </w:pPr>
            <w:r>
              <w:t>Min. Side, Interior (ft)</w:t>
            </w:r>
          </w:p>
        </w:tc>
        <w:tc>
          <w:tcPr>
            <w:tcW w:w="1260" w:type="dxa"/>
            <w:vAlign w:val="center"/>
          </w:tcPr>
          <w:p w14:paraId="71B8FD35" w14:textId="23DD9580" w:rsidR="00F33523" w:rsidRDefault="00F33523" w:rsidP="004A0C11">
            <w:pPr>
              <w:spacing w:before="0"/>
              <w:jc w:val="center"/>
              <w:cnfStyle w:val="100000000000" w:firstRow="1" w:lastRow="0" w:firstColumn="0" w:lastColumn="0" w:oddVBand="0" w:evenVBand="0" w:oddHBand="0" w:evenHBand="0" w:firstRowFirstColumn="0" w:firstRowLastColumn="0" w:lastRowFirstColumn="0" w:lastRowLastColumn="0"/>
            </w:pPr>
            <w:r>
              <w:t>Min. Side, Street (ft)</w:t>
            </w:r>
          </w:p>
        </w:tc>
        <w:tc>
          <w:tcPr>
            <w:tcW w:w="1350" w:type="dxa"/>
            <w:vAlign w:val="center"/>
          </w:tcPr>
          <w:p w14:paraId="60D6C969" w14:textId="29C0FD53" w:rsidR="00F33523" w:rsidRDefault="004A0C11" w:rsidP="004A0C11">
            <w:pPr>
              <w:spacing w:before="0"/>
              <w:jc w:val="center"/>
              <w:cnfStyle w:val="100000000000" w:firstRow="1" w:lastRow="0" w:firstColumn="0" w:lastColumn="0" w:oddVBand="0" w:evenVBand="0" w:oddHBand="0" w:evenHBand="0" w:firstRowFirstColumn="0" w:firstRowLastColumn="0" w:lastRowFirstColumn="0" w:lastRowLastColumn="0"/>
            </w:pPr>
            <w:r>
              <w:t xml:space="preserve">Interior </w:t>
            </w:r>
            <w:r>
              <w:rPr>
                <w:sz w:val="16"/>
                <w:szCs w:val="16"/>
              </w:rPr>
              <w:t>(ft. btwn buildings if multiple)</w:t>
            </w:r>
          </w:p>
        </w:tc>
      </w:tr>
      <w:tr w:rsidR="00F33523" w14:paraId="7BDCBB9B" w14:textId="77777777" w:rsidTr="004A0C11">
        <w:tc>
          <w:tcPr>
            <w:cnfStyle w:val="001000000000" w:firstRow="0" w:lastRow="0" w:firstColumn="1" w:lastColumn="0" w:oddVBand="0" w:evenVBand="0" w:oddHBand="0" w:evenHBand="0" w:firstRowFirstColumn="0" w:firstRowLastColumn="0" w:lastRowFirstColumn="0" w:lastRowLastColumn="0"/>
            <w:tcW w:w="2412" w:type="dxa"/>
          </w:tcPr>
          <w:p w14:paraId="4487C98C" w14:textId="5BEF1574" w:rsidR="00F33523" w:rsidRDefault="00F33523" w:rsidP="004A0C11">
            <w:pPr>
              <w:spacing w:before="0"/>
            </w:pPr>
            <w:r>
              <w:t>Principal Structure(s)</w:t>
            </w:r>
          </w:p>
        </w:tc>
        <w:tc>
          <w:tcPr>
            <w:tcW w:w="1003" w:type="dxa"/>
            <w:vAlign w:val="center"/>
          </w:tcPr>
          <w:p w14:paraId="284BD6B4" w14:textId="44CB8A20" w:rsidR="00F33523" w:rsidRDefault="00EF67A5" w:rsidP="004A0C11">
            <w:pPr>
              <w:spacing w:before="0"/>
              <w:jc w:val="center"/>
              <w:cnfStyle w:val="000000000000" w:firstRow="0" w:lastRow="0" w:firstColumn="0" w:lastColumn="0" w:oddVBand="0" w:evenVBand="0" w:oddHBand="0" w:evenHBand="0" w:firstRowFirstColumn="0" w:firstRowLastColumn="0" w:lastRowFirstColumn="0" w:lastRowLastColumn="0"/>
            </w:pPr>
            <w:r>
              <w:t>20*</w:t>
            </w:r>
          </w:p>
        </w:tc>
        <w:tc>
          <w:tcPr>
            <w:tcW w:w="990" w:type="dxa"/>
            <w:vAlign w:val="center"/>
          </w:tcPr>
          <w:p w14:paraId="00787EE0" w14:textId="526FFD4D" w:rsidR="00F33523" w:rsidRDefault="00EF67A5" w:rsidP="004A0C11">
            <w:pPr>
              <w:spacing w:before="0"/>
              <w:jc w:val="center"/>
              <w:cnfStyle w:val="000000000000" w:firstRow="0" w:lastRow="0" w:firstColumn="0" w:lastColumn="0" w:oddVBand="0" w:evenVBand="0" w:oddHBand="0" w:evenHBand="0" w:firstRowFirstColumn="0" w:firstRowLastColumn="0" w:lastRowFirstColumn="0" w:lastRowLastColumn="0"/>
            </w:pPr>
            <w:r>
              <w:t>10^</w:t>
            </w:r>
          </w:p>
        </w:tc>
        <w:tc>
          <w:tcPr>
            <w:tcW w:w="1350" w:type="dxa"/>
            <w:vAlign w:val="center"/>
          </w:tcPr>
          <w:p w14:paraId="29A815CB" w14:textId="326A0F59" w:rsidR="00F33523" w:rsidRDefault="00EF67A5" w:rsidP="004A0C11">
            <w:pPr>
              <w:spacing w:before="0"/>
              <w:jc w:val="center"/>
              <w:cnfStyle w:val="000000000000" w:firstRow="0" w:lastRow="0" w:firstColumn="0" w:lastColumn="0" w:oddVBand="0" w:evenVBand="0" w:oddHBand="0" w:evenHBand="0" w:firstRowFirstColumn="0" w:firstRowLastColumn="0" w:lastRowFirstColumn="0" w:lastRowLastColumn="0"/>
            </w:pPr>
            <w:r>
              <w:t>10^</w:t>
            </w:r>
          </w:p>
        </w:tc>
        <w:tc>
          <w:tcPr>
            <w:tcW w:w="1260" w:type="dxa"/>
            <w:vAlign w:val="center"/>
          </w:tcPr>
          <w:p w14:paraId="3058CBFD" w14:textId="51A066F1" w:rsidR="00F33523" w:rsidRDefault="00EF67A5" w:rsidP="004A0C11">
            <w:pPr>
              <w:spacing w:before="0"/>
              <w:jc w:val="center"/>
              <w:cnfStyle w:val="000000000000" w:firstRow="0" w:lastRow="0" w:firstColumn="0" w:lastColumn="0" w:oddVBand="0" w:evenVBand="0" w:oddHBand="0" w:evenHBand="0" w:firstRowFirstColumn="0" w:firstRowLastColumn="0" w:lastRowFirstColumn="0" w:lastRowLastColumn="0"/>
            </w:pPr>
            <w:r>
              <w:t>20*</w:t>
            </w:r>
          </w:p>
        </w:tc>
        <w:tc>
          <w:tcPr>
            <w:tcW w:w="1350" w:type="dxa"/>
            <w:vAlign w:val="center"/>
          </w:tcPr>
          <w:p w14:paraId="59967393" w14:textId="4853D906" w:rsidR="00F33523" w:rsidRDefault="004A0C11" w:rsidP="004A0C11">
            <w:pPr>
              <w:spacing w:before="0"/>
              <w:jc w:val="center"/>
              <w:cnfStyle w:val="000000000000" w:firstRow="0" w:lastRow="0" w:firstColumn="0" w:lastColumn="0" w:oddVBand="0" w:evenVBand="0" w:oddHBand="0" w:evenHBand="0" w:firstRowFirstColumn="0" w:firstRowLastColumn="0" w:lastRowFirstColumn="0" w:lastRowLastColumn="0"/>
            </w:pPr>
            <w:r>
              <w:t>No minimum</w:t>
            </w:r>
          </w:p>
        </w:tc>
      </w:tr>
      <w:tr w:rsidR="00F33523" w14:paraId="3939DC19" w14:textId="77777777" w:rsidTr="004A0C11">
        <w:tc>
          <w:tcPr>
            <w:cnfStyle w:val="001000000000" w:firstRow="0" w:lastRow="0" w:firstColumn="1" w:lastColumn="0" w:oddVBand="0" w:evenVBand="0" w:oddHBand="0" w:evenHBand="0" w:firstRowFirstColumn="0" w:firstRowLastColumn="0" w:lastRowFirstColumn="0" w:lastRowLastColumn="0"/>
            <w:tcW w:w="2412" w:type="dxa"/>
          </w:tcPr>
          <w:p w14:paraId="5E1632CD" w14:textId="77777777" w:rsidR="00F33523" w:rsidRDefault="00F33523" w:rsidP="004A0C11">
            <w:pPr>
              <w:spacing w:before="0"/>
            </w:pPr>
            <w:r>
              <w:t>Accessory Structure(s)</w:t>
            </w:r>
          </w:p>
        </w:tc>
        <w:tc>
          <w:tcPr>
            <w:tcW w:w="1003" w:type="dxa"/>
            <w:vAlign w:val="center"/>
          </w:tcPr>
          <w:p w14:paraId="14A7C84E" w14:textId="04734478" w:rsidR="00F33523" w:rsidRDefault="00EF67A5" w:rsidP="004A0C11">
            <w:pPr>
              <w:spacing w:before="0"/>
              <w:jc w:val="center"/>
              <w:cnfStyle w:val="000000000000" w:firstRow="0" w:lastRow="0" w:firstColumn="0" w:lastColumn="0" w:oddVBand="0" w:evenVBand="0" w:oddHBand="0" w:evenHBand="0" w:firstRowFirstColumn="0" w:firstRowLastColumn="0" w:lastRowFirstColumn="0" w:lastRowLastColumn="0"/>
            </w:pPr>
            <w:r>
              <w:t>20*</w:t>
            </w:r>
          </w:p>
        </w:tc>
        <w:tc>
          <w:tcPr>
            <w:tcW w:w="990" w:type="dxa"/>
            <w:vAlign w:val="center"/>
          </w:tcPr>
          <w:p w14:paraId="03BC060C" w14:textId="66D83D09" w:rsidR="00F33523" w:rsidRDefault="00EF67A5" w:rsidP="004A0C11">
            <w:pPr>
              <w:spacing w:before="0"/>
              <w:jc w:val="center"/>
              <w:cnfStyle w:val="000000000000" w:firstRow="0" w:lastRow="0" w:firstColumn="0" w:lastColumn="0" w:oddVBand="0" w:evenVBand="0" w:oddHBand="0" w:evenHBand="0" w:firstRowFirstColumn="0" w:firstRowLastColumn="0" w:lastRowFirstColumn="0" w:lastRowLastColumn="0"/>
            </w:pPr>
            <w:r>
              <w:t>10^</w:t>
            </w:r>
          </w:p>
        </w:tc>
        <w:tc>
          <w:tcPr>
            <w:tcW w:w="1350" w:type="dxa"/>
            <w:vAlign w:val="center"/>
          </w:tcPr>
          <w:p w14:paraId="5F40A631" w14:textId="15A1B0B7" w:rsidR="00F33523" w:rsidRDefault="00EF67A5" w:rsidP="004A0C11">
            <w:pPr>
              <w:spacing w:before="0"/>
              <w:jc w:val="center"/>
              <w:cnfStyle w:val="000000000000" w:firstRow="0" w:lastRow="0" w:firstColumn="0" w:lastColumn="0" w:oddVBand="0" w:evenVBand="0" w:oddHBand="0" w:evenHBand="0" w:firstRowFirstColumn="0" w:firstRowLastColumn="0" w:lastRowFirstColumn="0" w:lastRowLastColumn="0"/>
            </w:pPr>
            <w:r>
              <w:t>10^</w:t>
            </w:r>
          </w:p>
        </w:tc>
        <w:tc>
          <w:tcPr>
            <w:tcW w:w="1260" w:type="dxa"/>
            <w:vAlign w:val="center"/>
          </w:tcPr>
          <w:p w14:paraId="4E34899B" w14:textId="3CB8A8FE" w:rsidR="00F33523" w:rsidRDefault="00EF67A5" w:rsidP="004A0C11">
            <w:pPr>
              <w:spacing w:before="0"/>
              <w:jc w:val="center"/>
              <w:cnfStyle w:val="000000000000" w:firstRow="0" w:lastRow="0" w:firstColumn="0" w:lastColumn="0" w:oddVBand="0" w:evenVBand="0" w:oddHBand="0" w:evenHBand="0" w:firstRowFirstColumn="0" w:firstRowLastColumn="0" w:lastRowFirstColumn="0" w:lastRowLastColumn="0"/>
            </w:pPr>
            <w:r>
              <w:t>20*</w:t>
            </w:r>
          </w:p>
        </w:tc>
        <w:tc>
          <w:tcPr>
            <w:tcW w:w="1350" w:type="dxa"/>
            <w:vAlign w:val="center"/>
          </w:tcPr>
          <w:p w14:paraId="508FD70D" w14:textId="1740CD2F" w:rsidR="00F33523" w:rsidRDefault="004A0C11" w:rsidP="004A0C11">
            <w:pPr>
              <w:spacing w:before="0"/>
              <w:jc w:val="center"/>
              <w:cnfStyle w:val="000000000000" w:firstRow="0" w:lastRow="0" w:firstColumn="0" w:lastColumn="0" w:oddVBand="0" w:evenVBand="0" w:oddHBand="0" w:evenHBand="0" w:firstRowFirstColumn="0" w:firstRowLastColumn="0" w:lastRowFirstColumn="0" w:lastRowLastColumn="0"/>
            </w:pPr>
            <w:r>
              <w:t>No minimum</w:t>
            </w:r>
          </w:p>
        </w:tc>
      </w:tr>
      <w:tr w:rsidR="00EF67A5" w14:paraId="65C742FB" w14:textId="77777777" w:rsidTr="009D2856">
        <w:tc>
          <w:tcPr>
            <w:cnfStyle w:val="001000000000" w:firstRow="0" w:lastRow="0" w:firstColumn="1" w:lastColumn="0" w:oddVBand="0" w:evenVBand="0" w:oddHBand="0" w:evenHBand="0" w:firstRowFirstColumn="0" w:firstRowLastColumn="0" w:lastRowFirstColumn="0" w:lastRowLastColumn="0"/>
            <w:tcW w:w="2412" w:type="dxa"/>
            <w:shd w:val="clear" w:color="auto" w:fill="F2F2F2" w:themeFill="background1" w:themeFillShade="F2"/>
          </w:tcPr>
          <w:p w14:paraId="7BBD84C5" w14:textId="77777777" w:rsidR="00EF67A5" w:rsidRDefault="00EF67A5" w:rsidP="004A0C11">
            <w:pPr>
              <w:spacing w:before="0"/>
            </w:pPr>
            <w:r>
              <w:t>Key</w:t>
            </w:r>
          </w:p>
        </w:tc>
        <w:tc>
          <w:tcPr>
            <w:tcW w:w="1003" w:type="dxa"/>
            <w:shd w:val="clear" w:color="auto" w:fill="F2F2F2" w:themeFill="background1" w:themeFillShade="F2"/>
            <w:vAlign w:val="center"/>
          </w:tcPr>
          <w:p w14:paraId="309B63AB" w14:textId="2D31B1C3" w:rsidR="00EF67A5" w:rsidRDefault="00EF67A5" w:rsidP="004A0C11">
            <w:pPr>
              <w:spacing w:before="0"/>
              <w:jc w:val="center"/>
              <w:cnfStyle w:val="000000000000" w:firstRow="0" w:lastRow="0" w:firstColumn="0" w:lastColumn="0" w:oddVBand="0" w:evenVBand="0" w:oddHBand="0" w:evenHBand="0" w:firstRowFirstColumn="0" w:firstRowLastColumn="0" w:lastRowFirstColumn="0" w:lastRowLastColumn="0"/>
            </w:pPr>
            <w:r>
              <w:t>A</w:t>
            </w:r>
          </w:p>
        </w:tc>
        <w:tc>
          <w:tcPr>
            <w:tcW w:w="990" w:type="dxa"/>
            <w:shd w:val="clear" w:color="auto" w:fill="F2F2F2" w:themeFill="background1" w:themeFillShade="F2"/>
            <w:vAlign w:val="center"/>
          </w:tcPr>
          <w:p w14:paraId="544B5263" w14:textId="667D600D" w:rsidR="00EF67A5" w:rsidRDefault="00EF67A5" w:rsidP="004A0C11">
            <w:pPr>
              <w:spacing w:before="0"/>
              <w:jc w:val="center"/>
              <w:cnfStyle w:val="000000000000" w:firstRow="0" w:lastRow="0" w:firstColumn="0" w:lastColumn="0" w:oddVBand="0" w:evenVBand="0" w:oddHBand="0" w:evenHBand="0" w:firstRowFirstColumn="0" w:firstRowLastColumn="0" w:lastRowFirstColumn="0" w:lastRowLastColumn="0"/>
            </w:pPr>
            <w:r>
              <w:t>B</w:t>
            </w:r>
          </w:p>
        </w:tc>
        <w:tc>
          <w:tcPr>
            <w:tcW w:w="1350" w:type="dxa"/>
            <w:shd w:val="clear" w:color="auto" w:fill="F2F2F2" w:themeFill="background1" w:themeFillShade="F2"/>
            <w:vAlign w:val="center"/>
          </w:tcPr>
          <w:p w14:paraId="68A493CD" w14:textId="72DAC73C" w:rsidR="00EF67A5" w:rsidRDefault="00EF67A5" w:rsidP="004A0C11">
            <w:pPr>
              <w:spacing w:before="0"/>
              <w:jc w:val="center"/>
              <w:cnfStyle w:val="000000000000" w:firstRow="0" w:lastRow="0" w:firstColumn="0" w:lastColumn="0" w:oddVBand="0" w:evenVBand="0" w:oddHBand="0" w:evenHBand="0" w:firstRowFirstColumn="0" w:firstRowLastColumn="0" w:lastRowFirstColumn="0" w:lastRowLastColumn="0"/>
            </w:pPr>
            <w:r>
              <w:t>C</w:t>
            </w:r>
          </w:p>
        </w:tc>
        <w:tc>
          <w:tcPr>
            <w:tcW w:w="1260" w:type="dxa"/>
            <w:shd w:val="clear" w:color="auto" w:fill="F2F2F2" w:themeFill="background1" w:themeFillShade="F2"/>
            <w:vAlign w:val="center"/>
          </w:tcPr>
          <w:p w14:paraId="0CC718A3" w14:textId="4E1A33F2" w:rsidR="00EF67A5" w:rsidRDefault="00EF67A5" w:rsidP="004A0C11">
            <w:pPr>
              <w:spacing w:before="0"/>
              <w:jc w:val="center"/>
              <w:cnfStyle w:val="000000000000" w:firstRow="0" w:lastRow="0" w:firstColumn="0" w:lastColumn="0" w:oddVBand="0" w:evenVBand="0" w:oddHBand="0" w:evenHBand="0" w:firstRowFirstColumn="0" w:firstRowLastColumn="0" w:lastRowFirstColumn="0" w:lastRowLastColumn="0"/>
            </w:pPr>
            <w:r>
              <w:t>D</w:t>
            </w:r>
          </w:p>
        </w:tc>
        <w:tc>
          <w:tcPr>
            <w:tcW w:w="1350" w:type="dxa"/>
            <w:shd w:val="clear" w:color="auto" w:fill="F2F2F2" w:themeFill="background1" w:themeFillShade="F2"/>
            <w:vAlign w:val="center"/>
          </w:tcPr>
          <w:p w14:paraId="4D08CDAD" w14:textId="5E479B03" w:rsidR="00EF67A5" w:rsidRDefault="00EF67A5" w:rsidP="004A0C11">
            <w:pPr>
              <w:spacing w:before="0"/>
              <w:jc w:val="center"/>
              <w:cnfStyle w:val="000000000000" w:firstRow="0" w:lastRow="0" w:firstColumn="0" w:lastColumn="0" w:oddVBand="0" w:evenVBand="0" w:oddHBand="0" w:evenHBand="0" w:firstRowFirstColumn="0" w:firstRowLastColumn="0" w:lastRowFirstColumn="0" w:lastRowLastColumn="0"/>
            </w:pPr>
            <w:r>
              <w:t>E</w:t>
            </w:r>
          </w:p>
        </w:tc>
      </w:tr>
    </w:tbl>
    <w:p w14:paraId="28618EEC" w14:textId="0A5B7731" w:rsidR="00F33523" w:rsidRPr="004A0C11" w:rsidRDefault="004A0C11" w:rsidP="004A0C11">
      <w:pPr>
        <w:spacing w:before="0" w:after="0"/>
        <w:rPr>
          <w:sz w:val="16"/>
          <w:szCs w:val="16"/>
        </w:rPr>
      </w:pPr>
      <w:r>
        <w:rPr>
          <w:sz w:val="16"/>
          <w:szCs w:val="16"/>
        </w:rPr>
        <w:t>^Setback increases to 35 feet if abutting a residential zoning district or lot with an established residential use.</w:t>
      </w:r>
    </w:p>
    <w:p w14:paraId="097B78D9" w14:textId="49884584" w:rsidR="004A0C11" w:rsidRPr="004A0C11" w:rsidRDefault="004A0C11" w:rsidP="004A0C11">
      <w:pPr>
        <w:spacing w:before="0" w:after="0"/>
        <w:rPr>
          <w:sz w:val="16"/>
          <w:szCs w:val="16"/>
        </w:rPr>
      </w:pPr>
      <w:r>
        <w:rPr>
          <w:sz w:val="16"/>
          <w:szCs w:val="16"/>
        </w:rPr>
        <w:t>*Street frontage type may dictate a reduced setback; refer to Article 18 for additional detail.</w:t>
      </w:r>
    </w:p>
    <w:p w14:paraId="57907276" w14:textId="77777777" w:rsidR="004A0C11" w:rsidRDefault="004A0C11" w:rsidP="00F33523"/>
    <w:p w14:paraId="46ADFC6B" w14:textId="0E42191E" w:rsidR="005B0EB2" w:rsidRDefault="005B0EB2" w:rsidP="00F33523"/>
    <w:p w14:paraId="6A2552B1" w14:textId="66688181" w:rsidR="009D2856" w:rsidRPr="00775171" w:rsidRDefault="009D2856" w:rsidP="009D2856">
      <w:pPr>
        <w:pStyle w:val="ListParagraph"/>
        <w:numPr>
          <w:ilvl w:val="0"/>
          <w:numId w:val="10"/>
        </w:numPr>
        <w:rPr>
          <w:b/>
          <w:bCs/>
        </w:rPr>
      </w:pPr>
      <w:r>
        <w:rPr>
          <w:b/>
          <w:bCs/>
        </w:rPr>
        <w:lastRenderedPageBreak/>
        <w:t xml:space="preserve">Table 5.01.04 Build-to Zone. </w:t>
      </w:r>
      <w:r>
        <w:rPr>
          <w:b/>
          <w:bCs/>
          <w:i/>
          <w:iCs/>
        </w:rPr>
        <w:t>(Figure 5.01.02 Setbacks and Build-To Zones)</w:t>
      </w:r>
    </w:p>
    <w:p w14:paraId="34E24E2E" w14:textId="32B4043E" w:rsidR="009D2856" w:rsidRPr="002F144C" w:rsidRDefault="009D2856" w:rsidP="009D2856">
      <w:pPr>
        <w:pStyle w:val="ListParagraph"/>
        <w:rPr>
          <w:b/>
          <w:bCs/>
        </w:rPr>
      </w:pPr>
      <w:r>
        <w:t>There is no build-to zone established or regulated in the RHB district.</w:t>
      </w:r>
    </w:p>
    <w:tbl>
      <w:tblPr>
        <w:tblStyle w:val="GridTable1Light"/>
        <w:tblW w:w="6168" w:type="dxa"/>
        <w:tblInd w:w="757" w:type="dxa"/>
        <w:tblLook w:val="04A0" w:firstRow="1" w:lastRow="0" w:firstColumn="1" w:lastColumn="0" w:noHBand="0" w:noVBand="1"/>
      </w:tblPr>
      <w:tblGrid>
        <w:gridCol w:w="2325"/>
        <w:gridCol w:w="963"/>
        <w:gridCol w:w="852"/>
        <w:gridCol w:w="1128"/>
        <w:gridCol w:w="900"/>
      </w:tblGrid>
      <w:tr w:rsidR="009D2856" w14:paraId="6ED77021" w14:textId="77777777" w:rsidTr="00C502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5" w:type="dxa"/>
          </w:tcPr>
          <w:p w14:paraId="68DE1A8B" w14:textId="77777777" w:rsidR="009D2856" w:rsidRDefault="009D2856" w:rsidP="00C50269">
            <w:pPr>
              <w:spacing w:before="0"/>
            </w:pPr>
          </w:p>
        </w:tc>
        <w:tc>
          <w:tcPr>
            <w:tcW w:w="963" w:type="dxa"/>
            <w:vAlign w:val="center"/>
          </w:tcPr>
          <w:p w14:paraId="2BAD2C8D" w14:textId="77777777" w:rsidR="009D2856" w:rsidRDefault="009D2856" w:rsidP="00C50269">
            <w:pPr>
              <w:spacing w:before="0"/>
              <w:jc w:val="center"/>
              <w:cnfStyle w:val="100000000000" w:firstRow="1" w:lastRow="0" w:firstColumn="0" w:lastColumn="0" w:oddVBand="0" w:evenVBand="0" w:oddHBand="0" w:evenHBand="0" w:firstRowFirstColumn="0" w:firstRowLastColumn="0" w:lastRowFirstColumn="0" w:lastRowLastColumn="0"/>
            </w:pPr>
            <w:r>
              <w:t>Front (%)</w:t>
            </w:r>
          </w:p>
        </w:tc>
        <w:tc>
          <w:tcPr>
            <w:tcW w:w="852" w:type="dxa"/>
            <w:shd w:val="clear" w:color="auto" w:fill="F2F2F2" w:themeFill="background1" w:themeFillShade="F2"/>
            <w:vAlign w:val="center"/>
          </w:tcPr>
          <w:p w14:paraId="2D92DFD6" w14:textId="77777777" w:rsidR="009D2856" w:rsidRDefault="009D2856" w:rsidP="00C50269">
            <w:pPr>
              <w:spacing w:before="0"/>
              <w:jc w:val="center"/>
              <w:cnfStyle w:val="100000000000" w:firstRow="1" w:lastRow="0" w:firstColumn="0" w:lastColumn="0" w:oddVBand="0" w:evenVBand="0" w:oddHBand="0" w:evenHBand="0" w:firstRowFirstColumn="0" w:firstRowLastColumn="0" w:lastRowFirstColumn="0" w:lastRowLastColumn="0"/>
            </w:pPr>
            <w:r>
              <w:t>Key</w:t>
            </w:r>
          </w:p>
        </w:tc>
        <w:tc>
          <w:tcPr>
            <w:tcW w:w="1128" w:type="dxa"/>
            <w:vAlign w:val="center"/>
          </w:tcPr>
          <w:p w14:paraId="76A1DA93" w14:textId="77777777" w:rsidR="009D2856" w:rsidRDefault="009D2856" w:rsidP="00C50269">
            <w:pPr>
              <w:spacing w:before="0"/>
              <w:jc w:val="center"/>
              <w:cnfStyle w:val="100000000000" w:firstRow="1" w:lastRow="0" w:firstColumn="0" w:lastColumn="0" w:oddVBand="0" w:evenVBand="0" w:oddHBand="0" w:evenHBand="0" w:firstRowFirstColumn="0" w:firstRowLastColumn="0" w:lastRowFirstColumn="0" w:lastRowLastColumn="0"/>
            </w:pPr>
            <w:r>
              <w:t>Side Street (%)</w:t>
            </w:r>
          </w:p>
        </w:tc>
        <w:tc>
          <w:tcPr>
            <w:tcW w:w="900" w:type="dxa"/>
            <w:shd w:val="clear" w:color="auto" w:fill="F2F2F2" w:themeFill="background1" w:themeFillShade="F2"/>
            <w:vAlign w:val="center"/>
          </w:tcPr>
          <w:p w14:paraId="3A4B1E55" w14:textId="77777777" w:rsidR="009D2856" w:rsidRDefault="009D2856" w:rsidP="00C50269">
            <w:pPr>
              <w:spacing w:before="0"/>
              <w:jc w:val="center"/>
              <w:cnfStyle w:val="100000000000" w:firstRow="1" w:lastRow="0" w:firstColumn="0" w:lastColumn="0" w:oddVBand="0" w:evenVBand="0" w:oddHBand="0" w:evenHBand="0" w:firstRowFirstColumn="0" w:firstRowLastColumn="0" w:lastRowFirstColumn="0" w:lastRowLastColumn="0"/>
            </w:pPr>
            <w:r>
              <w:t>Key</w:t>
            </w:r>
          </w:p>
        </w:tc>
      </w:tr>
      <w:tr w:rsidR="009D2856" w14:paraId="3A2D9C44" w14:textId="77777777" w:rsidTr="00C50269">
        <w:tc>
          <w:tcPr>
            <w:cnfStyle w:val="001000000000" w:firstRow="0" w:lastRow="0" w:firstColumn="1" w:lastColumn="0" w:oddVBand="0" w:evenVBand="0" w:oddHBand="0" w:evenHBand="0" w:firstRowFirstColumn="0" w:firstRowLastColumn="0" w:lastRowFirstColumn="0" w:lastRowLastColumn="0"/>
            <w:tcW w:w="2325" w:type="dxa"/>
          </w:tcPr>
          <w:p w14:paraId="59F5863E" w14:textId="77777777" w:rsidR="009D2856" w:rsidRDefault="009D2856" w:rsidP="00C50269">
            <w:pPr>
              <w:spacing w:before="0"/>
            </w:pPr>
            <w:r>
              <w:t>Principal Structure(s)</w:t>
            </w:r>
          </w:p>
        </w:tc>
        <w:tc>
          <w:tcPr>
            <w:tcW w:w="963" w:type="dxa"/>
            <w:vAlign w:val="center"/>
          </w:tcPr>
          <w:p w14:paraId="3B2BD3B6" w14:textId="77777777" w:rsidR="009D2856" w:rsidRDefault="009D2856" w:rsidP="00C50269">
            <w:pPr>
              <w:spacing w:before="0"/>
              <w:jc w:val="center"/>
              <w:cnfStyle w:val="000000000000" w:firstRow="0" w:lastRow="0" w:firstColumn="0" w:lastColumn="0" w:oddVBand="0" w:evenVBand="0" w:oddHBand="0" w:evenHBand="0" w:firstRowFirstColumn="0" w:firstRowLastColumn="0" w:lastRowFirstColumn="0" w:lastRowLastColumn="0"/>
            </w:pPr>
            <w:r>
              <w:t>n/a</w:t>
            </w:r>
          </w:p>
        </w:tc>
        <w:tc>
          <w:tcPr>
            <w:tcW w:w="852" w:type="dxa"/>
            <w:shd w:val="clear" w:color="auto" w:fill="F2F2F2" w:themeFill="background1" w:themeFillShade="F2"/>
            <w:vAlign w:val="center"/>
          </w:tcPr>
          <w:p w14:paraId="1B65C922" w14:textId="77777777" w:rsidR="009D2856" w:rsidRDefault="009D2856" w:rsidP="00C50269">
            <w:pPr>
              <w:spacing w:before="0"/>
              <w:jc w:val="center"/>
              <w:cnfStyle w:val="000000000000" w:firstRow="0" w:lastRow="0" w:firstColumn="0" w:lastColumn="0" w:oddVBand="0" w:evenVBand="0" w:oddHBand="0" w:evenHBand="0" w:firstRowFirstColumn="0" w:firstRowLastColumn="0" w:lastRowFirstColumn="0" w:lastRowLastColumn="0"/>
            </w:pPr>
            <w:r>
              <w:t>F</w:t>
            </w:r>
          </w:p>
        </w:tc>
        <w:tc>
          <w:tcPr>
            <w:tcW w:w="1128" w:type="dxa"/>
            <w:vAlign w:val="center"/>
          </w:tcPr>
          <w:p w14:paraId="2AE1D2ED" w14:textId="77777777" w:rsidR="009D2856" w:rsidRDefault="009D2856" w:rsidP="00C50269">
            <w:pPr>
              <w:spacing w:before="0"/>
              <w:jc w:val="center"/>
              <w:cnfStyle w:val="000000000000" w:firstRow="0" w:lastRow="0" w:firstColumn="0" w:lastColumn="0" w:oddVBand="0" w:evenVBand="0" w:oddHBand="0" w:evenHBand="0" w:firstRowFirstColumn="0" w:firstRowLastColumn="0" w:lastRowFirstColumn="0" w:lastRowLastColumn="0"/>
            </w:pPr>
            <w:r>
              <w:t>n/a</w:t>
            </w:r>
          </w:p>
        </w:tc>
        <w:tc>
          <w:tcPr>
            <w:tcW w:w="900" w:type="dxa"/>
            <w:shd w:val="clear" w:color="auto" w:fill="F2F2F2" w:themeFill="background1" w:themeFillShade="F2"/>
            <w:vAlign w:val="center"/>
          </w:tcPr>
          <w:p w14:paraId="3465A311" w14:textId="77777777" w:rsidR="009D2856" w:rsidRDefault="009D2856" w:rsidP="00C50269">
            <w:pPr>
              <w:spacing w:before="0"/>
              <w:jc w:val="center"/>
              <w:cnfStyle w:val="000000000000" w:firstRow="0" w:lastRow="0" w:firstColumn="0" w:lastColumn="0" w:oddVBand="0" w:evenVBand="0" w:oddHBand="0" w:evenHBand="0" w:firstRowFirstColumn="0" w:firstRowLastColumn="0" w:lastRowFirstColumn="0" w:lastRowLastColumn="0"/>
            </w:pPr>
            <w:r>
              <w:t>G</w:t>
            </w:r>
          </w:p>
        </w:tc>
      </w:tr>
      <w:tr w:rsidR="009D2856" w14:paraId="1C901887" w14:textId="77777777" w:rsidTr="00C50269">
        <w:tc>
          <w:tcPr>
            <w:cnfStyle w:val="001000000000" w:firstRow="0" w:lastRow="0" w:firstColumn="1" w:lastColumn="0" w:oddVBand="0" w:evenVBand="0" w:oddHBand="0" w:evenHBand="0" w:firstRowFirstColumn="0" w:firstRowLastColumn="0" w:lastRowFirstColumn="0" w:lastRowLastColumn="0"/>
            <w:tcW w:w="2325" w:type="dxa"/>
            <w:vAlign w:val="center"/>
          </w:tcPr>
          <w:p w14:paraId="02D0B56C" w14:textId="77777777" w:rsidR="009D2856" w:rsidRDefault="009D2856" w:rsidP="00C50269">
            <w:pPr>
              <w:spacing w:before="0"/>
            </w:pPr>
            <w:r>
              <w:t>Accessory Structure(s)</w:t>
            </w:r>
          </w:p>
        </w:tc>
        <w:tc>
          <w:tcPr>
            <w:tcW w:w="963" w:type="dxa"/>
            <w:vAlign w:val="center"/>
          </w:tcPr>
          <w:p w14:paraId="1BCCA61C" w14:textId="77777777" w:rsidR="009D2856" w:rsidRDefault="009D2856" w:rsidP="00C50269">
            <w:pPr>
              <w:spacing w:before="0"/>
              <w:jc w:val="center"/>
              <w:cnfStyle w:val="000000000000" w:firstRow="0" w:lastRow="0" w:firstColumn="0" w:lastColumn="0" w:oddVBand="0" w:evenVBand="0" w:oddHBand="0" w:evenHBand="0" w:firstRowFirstColumn="0" w:firstRowLastColumn="0" w:lastRowFirstColumn="0" w:lastRowLastColumn="0"/>
            </w:pPr>
            <w:r>
              <w:t>n/a</w:t>
            </w:r>
          </w:p>
        </w:tc>
        <w:tc>
          <w:tcPr>
            <w:tcW w:w="852" w:type="dxa"/>
            <w:shd w:val="clear" w:color="auto" w:fill="F2F2F2" w:themeFill="background1" w:themeFillShade="F2"/>
            <w:vAlign w:val="center"/>
          </w:tcPr>
          <w:p w14:paraId="291569DD" w14:textId="77777777" w:rsidR="009D2856" w:rsidRDefault="009D2856" w:rsidP="00C50269">
            <w:pPr>
              <w:spacing w:before="0"/>
              <w:jc w:val="center"/>
              <w:cnfStyle w:val="000000000000" w:firstRow="0" w:lastRow="0" w:firstColumn="0" w:lastColumn="0" w:oddVBand="0" w:evenVBand="0" w:oddHBand="0" w:evenHBand="0" w:firstRowFirstColumn="0" w:firstRowLastColumn="0" w:lastRowFirstColumn="0" w:lastRowLastColumn="0"/>
            </w:pPr>
            <w:r>
              <w:t>F</w:t>
            </w:r>
          </w:p>
        </w:tc>
        <w:tc>
          <w:tcPr>
            <w:tcW w:w="1128" w:type="dxa"/>
            <w:vAlign w:val="center"/>
          </w:tcPr>
          <w:p w14:paraId="39F5C847" w14:textId="77777777" w:rsidR="009D2856" w:rsidRDefault="009D2856" w:rsidP="00C50269">
            <w:pPr>
              <w:spacing w:before="0"/>
              <w:jc w:val="center"/>
              <w:cnfStyle w:val="000000000000" w:firstRow="0" w:lastRow="0" w:firstColumn="0" w:lastColumn="0" w:oddVBand="0" w:evenVBand="0" w:oddHBand="0" w:evenHBand="0" w:firstRowFirstColumn="0" w:firstRowLastColumn="0" w:lastRowFirstColumn="0" w:lastRowLastColumn="0"/>
            </w:pPr>
            <w:r>
              <w:t>n/a</w:t>
            </w:r>
          </w:p>
        </w:tc>
        <w:tc>
          <w:tcPr>
            <w:tcW w:w="900" w:type="dxa"/>
            <w:shd w:val="clear" w:color="auto" w:fill="F2F2F2" w:themeFill="background1" w:themeFillShade="F2"/>
          </w:tcPr>
          <w:p w14:paraId="358B1DF3" w14:textId="77777777" w:rsidR="009D2856" w:rsidRDefault="009D2856" w:rsidP="00C50269">
            <w:pPr>
              <w:spacing w:before="0"/>
              <w:jc w:val="center"/>
              <w:cnfStyle w:val="000000000000" w:firstRow="0" w:lastRow="0" w:firstColumn="0" w:lastColumn="0" w:oddVBand="0" w:evenVBand="0" w:oddHBand="0" w:evenHBand="0" w:firstRowFirstColumn="0" w:firstRowLastColumn="0" w:lastRowFirstColumn="0" w:lastRowLastColumn="0"/>
            </w:pPr>
            <w:r>
              <w:t>G</w:t>
            </w:r>
          </w:p>
        </w:tc>
      </w:tr>
    </w:tbl>
    <w:p w14:paraId="4B5411CB" w14:textId="77777777" w:rsidR="009D2856" w:rsidRDefault="009D2856" w:rsidP="009D2856">
      <w:pPr>
        <w:pStyle w:val="ListParagraph"/>
        <w:rPr>
          <w:b/>
          <w:bCs/>
        </w:rPr>
      </w:pPr>
    </w:p>
    <w:p w14:paraId="41B4B140" w14:textId="4F8CB3A3" w:rsidR="00F33523" w:rsidRPr="00A359D0" w:rsidRDefault="00244E2E" w:rsidP="00E472DA">
      <w:pPr>
        <w:pStyle w:val="ListParagraph"/>
        <w:numPr>
          <w:ilvl w:val="0"/>
          <w:numId w:val="10"/>
        </w:numPr>
        <w:rPr>
          <w:b/>
          <w:bCs/>
        </w:rPr>
      </w:pPr>
      <w:r>
        <w:rPr>
          <w:b/>
          <w:bCs/>
        </w:rPr>
        <w:t xml:space="preserve">Table 5.01.05 Building Height. </w:t>
      </w:r>
      <w:r>
        <w:rPr>
          <w:b/>
          <w:bCs/>
          <w:i/>
          <w:iCs/>
        </w:rPr>
        <w:t>(Figure 5.01.03 Building Height)</w:t>
      </w:r>
    </w:p>
    <w:tbl>
      <w:tblPr>
        <w:tblStyle w:val="GridTable1Light"/>
        <w:tblW w:w="6318" w:type="dxa"/>
        <w:tblInd w:w="607" w:type="dxa"/>
        <w:tblLook w:val="04A0" w:firstRow="1" w:lastRow="0" w:firstColumn="1" w:lastColumn="0" w:noHBand="0" w:noVBand="1"/>
      </w:tblPr>
      <w:tblGrid>
        <w:gridCol w:w="2363"/>
        <w:gridCol w:w="1143"/>
        <w:gridCol w:w="551"/>
        <w:gridCol w:w="1490"/>
        <w:gridCol w:w="771"/>
      </w:tblGrid>
      <w:tr w:rsidR="00F33523" w14:paraId="323DD138" w14:textId="77777777" w:rsidTr="00244E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C00C2F5" w14:textId="77777777" w:rsidR="00F33523" w:rsidRDefault="00F33523" w:rsidP="00244E2E">
            <w:pPr>
              <w:spacing w:before="0"/>
            </w:pPr>
          </w:p>
        </w:tc>
        <w:tc>
          <w:tcPr>
            <w:tcW w:w="1170" w:type="dxa"/>
            <w:vAlign w:val="center"/>
          </w:tcPr>
          <w:p w14:paraId="5444219F" w14:textId="77777777" w:rsidR="00F33523" w:rsidRDefault="00F33523" w:rsidP="00244E2E">
            <w:pPr>
              <w:spacing w:before="0"/>
              <w:jc w:val="center"/>
              <w:cnfStyle w:val="100000000000" w:firstRow="1" w:lastRow="0" w:firstColumn="0" w:lastColumn="0" w:oddVBand="0" w:evenVBand="0" w:oddHBand="0" w:evenHBand="0" w:firstRowFirstColumn="0" w:firstRowLastColumn="0" w:lastRowFirstColumn="0" w:lastRowLastColumn="0"/>
            </w:pPr>
            <w:r>
              <w:t>Max Height (ft)</w:t>
            </w:r>
          </w:p>
        </w:tc>
        <w:tc>
          <w:tcPr>
            <w:tcW w:w="371" w:type="dxa"/>
            <w:shd w:val="clear" w:color="auto" w:fill="F2F2F2" w:themeFill="background1" w:themeFillShade="F2"/>
            <w:vAlign w:val="center"/>
          </w:tcPr>
          <w:p w14:paraId="54CAAAD3" w14:textId="77777777" w:rsidR="00F33523" w:rsidRDefault="00F33523" w:rsidP="00244E2E">
            <w:pPr>
              <w:spacing w:before="0"/>
              <w:jc w:val="center"/>
              <w:cnfStyle w:val="100000000000" w:firstRow="1" w:lastRow="0" w:firstColumn="0" w:lastColumn="0" w:oddVBand="0" w:evenVBand="0" w:oddHBand="0" w:evenHBand="0" w:firstRowFirstColumn="0" w:firstRowLastColumn="0" w:lastRowFirstColumn="0" w:lastRowLastColumn="0"/>
            </w:pPr>
            <w:r>
              <w:t>Key</w:t>
            </w:r>
          </w:p>
        </w:tc>
        <w:tc>
          <w:tcPr>
            <w:tcW w:w="1540" w:type="dxa"/>
            <w:vAlign w:val="center"/>
          </w:tcPr>
          <w:p w14:paraId="7E08473A" w14:textId="0D74E88B" w:rsidR="00F33523" w:rsidRDefault="00F33523" w:rsidP="00244E2E">
            <w:pPr>
              <w:spacing w:before="0"/>
              <w:jc w:val="center"/>
              <w:cnfStyle w:val="100000000000" w:firstRow="1" w:lastRow="0" w:firstColumn="0" w:lastColumn="0" w:oddVBand="0" w:evenVBand="0" w:oddHBand="0" w:evenHBand="0" w:firstRowFirstColumn="0" w:firstRowLastColumn="0" w:lastRowFirstColumn="0" w:lastRowLastColumn="0"/>
            </w:pPr>
            <w:r>
              <w:t>Max Height, First Story (ft)</w:t>
            </w:r>
          </w:p>
        </w:tc>
        <w:tc>
          <w:tcPr>
            <w:tcW w:w="789" w:type="dxa"/>
            <w:shd w:val="clear" w:color="auto" w:fill="F2F2F2" w:themeFill="background1" w:themeFillShade="F2"/>
            <w:vAlign w:val="center"/>
          </w:tcPr>
          <w:p w14:paraId="1EA16F76" w14:textId="77777777" w:rsidR="00F33523" w:rsidRDefault="00F33523" w:rsidP="00244E2E">
            <w:pPr>
              <w:spacing w:before="0"/>
              <w:jc w:val="center"/>
              <w:cnfStyle w:val="100000000000" w:firstRow="1" w:lastRow="0" w:firstColumn="0" w:lastColumn="0" w:oddVBand="0" w:evenVBand="0" w:oddHBand="0" w:evenHBand="0" w:firstRowFirstColumn="0" w:firstRowLastColumn="0" w:lastRowFirstColumn="0" w:lastRowLastColumn="0"/>
            </w:pPr>
            <w:r>
              <w:t>Key</w:t>
            </w:r>
          </w:p>
        </w:tc>
      </w:tr>
      <w:tr w:rsidR="00F33523" w14:paraId="6810774C" w14:textId="77777777" w:rsidTr="00244E2E">
        <w:tc>
          <w:tcPr>
            <w:cnfStyle w:val="001000000000" w:firstRow="0" w:lastRow="0" w:firstColumn="1" w:lastColumn="0" w:oddVBand="0" w:evenVBand="0" w:oddHBand="0" w:evenHBand="0" w:firstRowFirstColumn="0" w:firstRowLastColumn="0" w:lastRowFirstColumn="0" w:lastRowLastColumn="0"/>
            <w:tcW w:w="2448" w:type="dxa"/>
          </w:tcPr>
          <w:p w14:paraId="08901289" w14:textId="3E856844" w:rsidR="00F33523" w:rsidRDefault="00F33523" w:rsidP="00244E2E">
            <w:pPr>
              <w:spacing w:before="0"/>
            </w:pPr>
            <w:r>
              <w:t>Principal Structure(s)</w:t>
            </w:r>
          </w:p>
        </w:tc>
        <w:tc>
          <w:tcPr>
            <w:tcW w:w="1170" w:type="dxa"/>
            <w:vAlign w:val="center"/>
          </w:tcPr>
          <w:p w14:paraId="1A23C64C" w14:textId="133EA7D9" w:rsidR="00F33523" w:rsidRDefault="007014B2" w:rsidP="00244E2E">
            <w:pPr>
              <w:spacing w:before="0"/>
              <w:jc w:val="center"/>
              <w:cnfStyle w:val="000000000000" w:firstRow="0" w:lastRow="0" w:firstColumn="0" w:lastColumn="0" w:oddVBand="0" w:evenVBand="0" w:oddHBand="0" w:evenHBand="0" w:firstRowFirstColumn="0" w:firstRowLastColumn="0" w:lastRowFirstColumn="0" w:lastRowLastColumn="0"/>
            </w:pPr>
            <w:r>
              <w:t>35</w:t>
            </w:r>
          </w:p>
        </w:tc>
        <w:tc>
          <w:tcPr>
            <w:tcW w:w="371" w:type="dxa"/>
            <w:shd w:val="clear" w:color="auto" w:fill="F2F2F2" w:themeFill="background1" w:themeFillShade="F2"/>
            <w:vAlign w:val="center"/>
          </w:tcPr>
          <w:p w14:paraId="697B11BF" w14:textId="342FBCFE" w:rsidR="00F33523" w:rsidRDefault="007014B2" w:rsidP="00244E2E">
            <w:pPr>
              <w:spacing w:before="0"/>
              <w:jc w:val="center"/>
              <w:cnfStyle w:val="000000000000" w:firstRow="0" w:lastRow="0" w:firstColumn="0" w:lastColumn="0" w:oddVBand="0" w:evenVBand="0" w:oddHBand="0" w:evenHBand="0" w:firstRowFirstColumn="0" w:firstRowLastColumn="0" w:lastRowFirstColumn="0" w:lastRowLastColumn="0"/>
            </w:pPr>
            <w:r>
              <w:t>A</w:t>
            </w:r>
          </w:p>
        </w:tc>
        <w:tc>
          <w:tcPr>
            <w:tcW w:w="1540" w:type="dxa"/>
            <w:vAlign w:val="center"/>
          </w:tcPr>
          <w:p w14:paraId="3164B8CF" w14:textId="603FE444" w:rsidR="00F33523" w:rsidRDefault="00716098" w:rsidP="00244E2E">
            <w:pPr>
              <w:spacing w:before="0"/>
              <w:jc w:val="center"/>
              <w:cnfStyle w:val="000000000000" w:firstRow="0" w:lastRow="0" w:firstColumn="0" w:lastColumn="0" w:oddVBand="0" w:evenVBand="0" w:oddHBand="0" w:evenHBand="0" w:firstRowFirstColumn="0" w:firstRowLastColumn="0" w:lastRowFirstColumn="0" w:lastRowLastColumn="0"/>
            </w:pPr>
            <w:r>
              <w:t>n/a</w:t>
            </w:r>
          </w:p>
        </w:tc>
        <w:tc>
          <w:tcPr>
            <w:tcW w:w="789" w:type="dxa"/>
            <w:shd w:val="clear" w:color="auto" w:fill="F2F2F2" w:themeFill="background1" w:themeFillShade="F2"/>
            <w:vAlign w:val="center"/>
          </w:tcPr>
          <w:p w14:paraId="0012B0AC" w14:textId="066D69E4" w:rsidR="00F33523" w:rsidRDefault="007014B2" w:rsidP="00244E2E">
            <w:pPr>
              <w:spacing w:before="0"/>
              <w:jc w:val="center"/>
              <w:cnfStyle w:val="000000000000" w:firstRow="0" w:lastRow="0" w:firstColumn="0" w:lastColumn="0" w:oddVBand="0" w:evenVBand="0" w:oddHBand="0" w:evenHBand="0" w:firstRowFirstColumn="0" w:firstRowLastColumn="0" w:lastRowFirstColumn="0" w:lastRowLastColumn="0"/>
            </w:pPr>
            <w:r>
              <w:t>B</w:t>
            </w:r>
          </w:p>
        </w:tc>
      </w:tr>
      <w:tr w:rsidR="00F33523" w14:paraId="0B19F9EC" w14:textId="77777777" w:rsidTr="00244E2E">
        <w:tc>
          <w:tcPr>
            <w:cnfStyle w:val="001000000000" w:firstRow="0" w:lastRow="0" w:firstColumn="1" w:lastColumn="0" w:oddVBand="0" w:evenVBand="0" w:oddHBand="0" w:evenHBand="0" w:firstRowFirstColumn="0" w:firstRowLastColumn="0" w:lastRowFirstColumn="0" w:lastRowLastColumn="0"/>
            <w:tcW w:w="2448" w:type="dxa"/>
          </w:tcPr>
          <w:p w14:paraId="5ABD7D05" w14:textId="77777777" w:rsidR="00F33523" w:rsidRDefault="00F33523" w:rsidP="00244E2E">
            <w:pPr>
              <w:spacing w:before="0"/>
            </w:pPr>
            <w:r>
              <w:t>Accessory Structure(s)</w:t>
            </w:r>
          </w:p>
        </w:tc>
        <w:tc>
          <w:tcPr>
            <w:tcW w:w="1170" w:type="dxa"/>
            <w:vAlign w:val="center"/>
          </w:tcPr>
          <w:p w14:paraId="32720B33" w14:textId="267D68F1" w:rsidR="00F33523" w:rsidRDefault="007014B2" w:rsidP="00244E2E">
            <w:pPr>
              <w:spacing w:before="0"/>
              <w:jc w:val="center"/>
              <w:cnfStyle w:val="000000000000" w:firstRow="0" w:lastRow="0" w:firstColumn="0" w:lastColumn="0" w:oddVBand="0" w:evenVBand="0" w:oddHBand="0" w:evenHBand="0" w:firstRowFirstColumn="0" w:firstRowLastColumn="0" w:lastRowFirstColumn="0" w:lastRowLastColumn="0"/>
            </w:pPr>
            <w:r>
              <w:t>35</w:t>
            </w:r>
          </w:p>
        </w:tc>
        <w:tc>
          <w:tcPr>
            <w:tcW w:w="371" w:type="dxa"/>
            <w:shd w:val="clear" w:color="auto" w:fill="F2F2F2" w:themeFill="background1" w:themeFillShade="F2"/>
            <w:vAlign w:val="center"/>
          </w:tcPr>
          <w:p w14:paraId="5C2469F5" w14:textId="26723524" w:rsidR="00F33523" w:rsidRDefault="007014B2" w:rsidP="00244E2E">
            <w:pPr>
              <w:spacing w:before="0"/>
              <w:jc w:val="center"/>
              <w:cnfStyle w:val="000000000000" w:firstRow="0" w:lastRow="0" w:firstColumn="0" w:lastColumn="0" w:oddVBand="0" w:evenVBand="0" w:oddHBand="0" w:evenHBand="0" w:firstRowFirstColumn="0" w:firstRowLastColumn="0" w:lastRowFirstColumn="0" w:lastRowLastColumn="0"/>
            </w:pPr>
            <w:r>
              <w:t>C</w:t>
            </w:r>
          </w:p>
        </w:tc>
        <w:tc>
          <w:tcPr>
            <w:tcW w:w="1540" w:type="dxa"/>
            <w:vAlign w:val="center"/>
          </w:tcPr>
          <w:p w14:paraId="7C01D250" w14:textId="0FE4994B" w:rsidR="00F33523" w:rsidRDefault="007014B2" w:rsidP="00244E2E">
            <w:pPr>
              <w:spacing w:before="0"/>
              <w:jc w:val="center"/>
              <w:cnfStyle w:val="000000000000" w:firstRow="0" w:lastRow="0" w:firstColumn="0" w:lastColumn="0" w:oddVBand="0" w:evenVBand="0" w:oddHBand="0" w:evenHBand="0" w:firstRowFirstColumn="0" w:firstRowLastColumn="0" w:lastRowFirstColumn="0" w:lastRowLastColumn="0"/>
            </w:pPr>
            <w:r>
              <w:t>n/a</w:t>
            </w:r>
          </w:p>
        </w:tc>
        <w:tc>
          <w:tcPr>
            <w:tcW w:w="789" w:type="dxa"/>
            <w:shd w:val="clear" w:color="auto" w:fill="F2F2F2" w:themeFill="background1" w:themeFillShade="F2"/>
            <w:vAlign w:val="center"/>
          </w:tcPr>
          <w:p w14:paraId="6CEE3FFF" w14:textId="2E841211" w:rsidR="00F33523" w:rsidRDefault="007014B2" w:rsidP="00244E2E">
            <w:pPr>
              <w:spacing w:before="0"/>
              <w:jc w:val="center"/>
              <w:cnfStyle w:val="000000000000" w:firstRow="0" w:lastRow="0" w:firstColumn="0" w:lastColumn="0" w:oddVBand="0" w:evenVBand="0" w:oddHBand="0" w:evenHBand="0" w:firstRowFirstColumn="0" w:firstRowLastColumn="0" w:lastRowFirstColumn="0" w:lastRowLastColumn="0"/>
            </w:pPr>
            <w:r>
              <w:t>D</w:t>
            </w:r>
          </w:p>
        </w:tc>
      </w:tr>
    </w:tbl>
    <w:p w14:paraId="000D5087" w14:textId="18CA3F23" w:rsidR="00F33523" w:rsidRDefault="00F33523" w:rsidP="00F33523"/>
    <w:p w14:paraId="725C79E0" w14:textId="793486D5" w:rsidR="00244E2E" w:rsidRPr="009344C0" w:rsidRDefault="00244E2E" w:rsidP="00244E2E">
      <w:pPr>
        <w:pStyle w:val="ListParagraph"/>
        <w:numPr>
          <w:ilvl w:val="0"/>
          <w:numId w:val="10"/>
        </w:numPr>
      </w:pPr>
      <w:r>
        <w:rPr>
          <w:b/>
          <w:bCs/>
        </w:rPr>
        <w:t>Table 5.01.06 Access</w:t>
      </w:r>
      <w:r>
        <w:t>.</w:t>
      </w:r>
    </w:p>
    <w:p w14:paraId="7DE02B97" w14:textId="059A159D" w:rsidR="00F33523" w:rsidRPr="00244E2E" w:rsidRDefault="00244E2E" w:rsidP="00244E2E">
      <w:pPr>
        <w:ind w:left="720"/>
        <w:rPr>
          <w:i/>
          <w:iCs/>
          <w:color w:val="7F7F7F" w:themeColor="text1" w:themeTint="80"/>
        </w:rPr>
      </w:pPr>
      <w:r>
        <w:rPr>
          <w:i/>
          <w:iCs/>
          <w:color w:val="7F7F7F" w:themeColor="text1" w:themeTint="80"/>
        </w:rPr>
        <w:t>Access standards are still under development in coordination with updates to the Knox County Access Policy. This section will be updated following completion of draft Articles 13 and 18 and further guidance provided by policy adjustment.</w:t>
      </w:r>
    </w:p>
    <w:p w14:paraId="1BF54109" w14:textId="0B8AD4AE" w:rsidR="00F33523" w:rsidRPr="00A359D0" w:rsidRDefault="007834CC" w:rsidP="00E472DA">
      <w:pPr>
        <w:pStyle w:val="ListParagraph"/>
        <w:numPr>
          <w:ilvl w:val="0"/>
          <w:numId w:val="10"/>
        </w:numPr>
        <w:rPr>
          <w:b/>
          <w:bCs/>
        </w:rPr>
      </w:pPr>
      <w:r>
        <w:rPr>
          <w:b/>
          <w:bCs/>
        </w:rPr>
        <w:t xml:space="preserve">Table 5.01.07 Parking. </w:t>
      </w:r>
      <w:r>
        <w:rPr>
          <w:b/>
          <w:bCs/>
          <w:i/>
          <w:iCs/>
        </w:rPr>
        <w:t>(Figure 5.01.04 Parking)</w:t>
      </w:r>
    </w:p>
    <w:tbl>
      <w:tblPr>
        <w:tblStyle w:val="GridTable1Light"/>
        <w:tblW w:w="0" w:type="auto"/>
        <w:tblInd w:w="607" w:type="dxa"/>
        <w:tblLook w:val="04A0" w:firstRow="1" w:lastRow="0" w:firstColumn="1" w:lastColumn="0" w:noHBand="0" w:noVBand="1"/>
      </w:tblPr>
      <w:tblGrid>
        <w:gridCol w:w="2337"/>
        <w:gridCol w:w="2337"/>
        <w:gridCol w:w="2338"/>
      </w:tblGrid>
      <w:tr w:rsidR="00F33523" w14:paraId="09734C3C" w14:textId="77777777" w:rsidTr="00244E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ACCAF71" w14:textId="77777777" w:rsidR="00F33523" w:rsidRDefault="00F33523" w:rsidP="00244E2E">
            <w:pPr>
              <w:spacing w:before="0"/>
            </w:pPr>
            <w:r>
              <w:t xml:space="preserve">Surface Parking </w:t>
            </w:r>
          </w:p>
        </w:tc>
        <w:tc>
          <w:tcPr>
            <w:tcW w:w="2337" w:type="dxa"/>
          </w:tcPr>
          <w:p w14:paraId="3508C4E0" w14:textId="77777777" w:rsidR="00F33523" w:rsidRDefault="00F33523" w:rsidP="00244E2E">
            <w:pPr>
              <w:spacing w:before="0"/>
              <w:cnfStyle w:val="100000000000" w:firstRow="1" w:lastRow="0" w:firstColumn="0" w:lastColumn="0" w:oddVBand="0" w:evenVBand="0" w:oddHBand="0" w:evenHBand="0" w:firstRowFirstColumn="0" w:firstRowLastColumn="0" w:lastRowFirstColumn="0" w:lastRowLastColumn="0"/>
            </w:pPr>
            <w:r>
              <w:t xml:space="preserve">Surface Parking </w:t>
            </w:r>
          </w:p>
        </w:tc>
        <w:tc>
          <w:tcPr>
            <w:tcW w:w="2338" w:type="dxa"/>
          </w:tcPr>
          <w:p w14:paraId="2C7597CC" w14:textId="77777777" w:rsidR="00F33523" w:rsidRDefault="00F33523" w:rsidP="00244E2E">
            <w:pPr>
              <w:spacing w:before="0"/>
              <w:cnfStyle w:val="100000000000" w:firstRow="1" w:lastRow="0" w:firstColumn="0" w:lastColumn="0" w:oddVBand="0" w:evenVBand="0" w:oddHBand="0" w:evenHBand="0" w:firstRowFirstColumn="0" w:firstRowLastColumn="0" w:lastRowFirstColumn="0" w:lastRowLastColumn="0"/>
            </w:pPr>
            <w:r>
              <w:t xml:space="preserve">Surface Parking </w:t>
            </w:r>
          </w:p>
        </w:tc>
      </w:tr>
      <w:tr w:rsidR="00F33523" w14:paraId="26AB3BB8" w14:textId="77777777" w:rsidTr="00244E2E">
        <w:tc>
          <w:tcPr>
            <w:cnfStyle w:val="001000000000" w:firstRow="0" w:lastRow="0" w:firstColumn="1" w:lastColumn="0" w:oddVBand="0" w:evenVBand="0" w:oddHBand="0" w:evenHBand="0" w:firstRowFirstColumn="0" w:firstRowLastColumn="0" w:lastRowFirstColumn="0" w:lastRowLastColumn="0"/>
            <w:tcW w:w="2337" w:type="dxa"/>
          </w:tcPr>
          <w:p w14:paraId="27404688" w14:textId="77777777" w:rsidR="00F33523" w:rsidRDefault="00F33523" w:rsidP="00244E2E">
            <w:pPr>
              <w:spacing w:before="0"/>
            </w:pPr>
            <w:r>
              <w:t>Location</w:t>
            </w:r>
          </w:p>
        </w:tc>
        <w:tc>
          <w:tcPr>
            <w:tcW w:w="2337" w:type="dxa"/>
          </w:tcPr>
          <w:p w14:paraId="67DE93BD" w14:textId="77777777" w:rsidR="00F33523" w:rsidRPr="00244E2E" w:rsidRDefault="00F33523" w:rsidP="00244E2E">
            <w:pPr>
              <w:spacing w:before="0"/>
              <w:jc w:val="center"/>
              <w:cnfStyle w:val="000000000000" w:firstRow="0" w:lastRow="0" w:firstColumn="0" w:lastColumn="0" w:oddVBand="0" w:evenVBand="0" w:oddHBand="0" w:evenHBand="0" w:firstRowFirstColumn="0" w:firstRowLastColumn="0" w:lastRowFirstColumn="0" w:lastRowLastColumn="0"/>
              <w:rPr>
                <w:b/>
                <w:bCs/>
              </w:rPr>
            </w:pPr>
            <w:r>
              <w:rPr>
                <w:b/>
                <w:bCs/>
              </w:rPr>
              <w:t>Permitted (y/n)</w:t>
            </w:r>
          </w:p>
        </w:tc>
        <w:tc>
          <w:tcPr>
            <w:tcW w:w="2338" w:type="dxa"/>
            <w:shd w:val="clear" w:color="auto" w:fill="F2F2F2" w:themeFill="background1" w:themeFillShade="F2"/>
          </w:tcPr>
          <w:p w14:paraId="60D6ACAC" w14:textId="77777777" w:rsidR="00F33523" w:rsidRPr="00244E2E" w:rsidRDefault="00F33523" w:rsidP="00244E2E">
            <w:pPr>
              <w:spacing w:before="0"/>
              <w:jc w:val="center"/>
              <w:cnfStyle w:val="000000000000" w:firstRow="0" w:lastRow="0" w:firstColumn="0" w:lastColumn="0" w:oddVBand="0" w:evenVBand="0" w:oddHBand="0" w:evenHBand="0" w:firstRowFirstColumn="0" w:firstRowLastColumn="0" w:lastRowFirstColumn="0" w:lastRowLastColumn="0"/>
              <w:rPr>
                <w:b/>
                <w:bCs/>
              </w:rPr>
            </w:pPr>
            <w:r>
              <w:rPr>
                <w:b/>
                <w:bCs/>
              </w:rPr>
              <w:t>Key</w:t>
            </w:r>
          </w:p>
        </w:tc>
      </w:tr>
      <w:tr w:rsidR="00F33523" w14:paraId="5F8C5311" w14:textId="77777777" w:rsidTr="00244E2E">
        <w:tc>
          <w:tcPr>
            <w:cnfStyle w:val="001000000000" w:firstRow="0" w:lastRow="0" w:firstColumn="1" w:lastColumn="0" w:oddVBand="0" w:evenVBand="0" w:oddHBand="0" w:evenHBand="0" w:firstRowFirstColumn="0" w:firstRowLastColumn="0" w:lastRowFirstColumn="0" w:lastRowLastColumn="0"/>
            <w:tcW w:w="2337" w:type="dxa"/>
          </w:tcPr>
          <w:p w14:paraId="121ED7A4" w14:textId="77777777" w:rsidR="00F33523" w:rsidRDefault="00F33523" w:rsidP="00244E2E">
            <w:pPr>
              <w:spacing w:before="0"/>
            </w:pPr>
            <w:r>
              <w:t>Front yard</w:t>
            </w:r>
          </w:p>
        </w:tc>
        <w:tc>
          <w:tcPr>
            <w:tcW w:w="2337" w:type="dxa"/>
          </w:tcPr>
          <w:p w14:paraId="4443613B" w14:textId="36572B61" w:rsidR="00F33523" w:rsidRDefault="00927282" w:rsidP="00244E2E">
            <w:pPr>
              <w:spacing w:before="0"/>
              <w:jc w:val="center"/>
              <w:cnfStyle w:val="000000000000" w:firstRow="0" w:lastRow="0" w:firstColumn="0" w:lastColumn="0" w:oddVBand="0" w:evenVBand="0" w:oddHBand="0" w:evenHBand="0" w:firstRowFirstColumn="0" w:firstRowLastColumn="0" w:lastRowFirstColumn="0" w:lastRowLastColumn="0"/>
            </w:pPr>
            <w:r>
              <w:t>Y</w:t>
            </w:r>
          </w:p>
        </w:tc>
        <w:tc>
          <w:tcPr>
            <w:tcW w:w="2338" w:type="dxa"/>
            <w:shd w:val="clear" w:color="auto" w:fill="F2F2F2" w:themeFill="background1" w:themeFillShade="F2"/>
          </w:tcPr>
          <w:p w14:paraId="67F5E62E" w14:textId="632BE812" w:rsidR="00F33523" w:rsidRDefault="0099516F" w:rsidP="00244E2E">
            <w:pPr>
              <w:spacing w:before="0"/>
              <w:jc w:val="center"/>
              <w:cnfStyle w:val="000000000000" w:firstRow="0" w:lastRow="0" w:firstColumn="0" w:lastColumn="0" w:oddVBand="0" w:evenVBand="0" w:oddHBand="0" w:evenHBand="0" w:firstRowFirstColumn="0" w:firstRowLastColumn="0" w:lastRowFirstColumn="0" w:lastRowLastColumn="0"/>
            </w:pPr>
            <w:r>
              <w:t>A</w:t>
            </w:r>
          </w:p>
        </w:tc>
      </w:tr>
      <w:tr w:rsidR="00F33523" w14:paraId="6574B9E9" w14:textId="77777777" w:rsidTr="00244E2E">
        <w:tc>
          <w:tcPr>
            <w:cnfStyle w:val="001000000000" w:firstRow="0" w:lastRow="0" w:firstColumn="1" w:lastColumn="0" w:oddVBand="0" w:evenVBand="0" w:oddHBand="0" w:evenHBand="0" w:firstRowFirstColumn="0" w:firstRowLastColumn="0" w:lastRowFirstColumn="0" w:lastRowLastColumn="0"/>
            <w:tcW w:w="2337" w:type="dxa"/>
          </w:tcPr>
          <w:p w14:paraId="255BA3A5" w14:textId="77777777" w:rsidR="00F33523" w:rsidRDefault="00F33523" w:rsidP="00244E2E">
            <w:pPr>
              <w:spacing w:before="0"/>
            </w:pPr>
            <w:r>
              <w:t>Side yard (interior)</w:t>
            </w:r>
          </w:p>
        </w:tc>
        <w:tc>
          <w:tcPr>
            <w:tcW w:w="2337" w:type="dxa"/>
          </w:tcPr>
          <w:p w14:paraId="47A1BD12" w14:textId="4927EB99" w:rsidR="00F33523" w:rsidRDefault="00927282" w:rsidP="00244E2E">
            <w:pPr>
              <w:spacing w:before="0"/>
              <w:jc w:val="center"/>
              <w:cnfStyle w:val="000000000000" w:firstRow="0" w:lastRow="0" w:firstColumn="0" w:lastColumn="0" w:oddVBand="0" w:evenVBand="0" w:oddHBand="0" w:evenHBand="0" w:firstRowFirstColumn="0" w:firstRowLastColumn="0" w:lastRowFirstColumn="0" w:lastRowLastColumn="0"/>
            </w:pPr>
            <w:r>
              <w:t>Y</w:t>
            </w:r>
          </w:p>
        </w:tc>
        <w:tc>
          <w:tcPr>
            <w:tcW w:w="2338" w:type="dxa"/>
            <w:shd w:val="clear" w:color="auto" w:fill="F2F2F2" w:themeFill="background1" w:themeFillShade="F2"/>
          </w:tcPr>
          <w:p w14:paraId="22DF23FF" w14:textId="2672ED68" w:rsidR="00F33523" w:rsidRDefault="0099516F" w:rsidP="00244E2E">
            <w:pPr>
              <w:spacing w:before="0"/>
              <w:jc w:val="center"/>
              <w:cnfStyle w:val="000000000000" w:firstRow="0" w:lastRow="0" w:firstColumn="0" w:lastColumn="0" w:oddVBand="0" w:evenVBand="0" w:oddHBand="0" w:evenHBand="0" w:firstRowFirstColumn="0" w:firstRowLastColumn="0" w:lastRowFirstColumn="0" w:lastRowLastColumn="0"/>
            </w:pPr>
            <w:r>
              <w:t>B</w:t>
            </w:r>
          </w:p>
        </w:tc>
      </w:tr>
      <w:tr w:rsidR="00F33523" w14:paraId="5D74F996" w14:textId="77777777" w:rsidTr="00244E2E">
        <w:tc>
          <w:tcPr>
            <w:cnfStyle w:val="001000000000" w:firstRow="0" w:lastRow="0" w:firstColumn="1" w:lastColumn="0" w:oddVBand="0" w:evenVBand="0" w:oddHBand="0" w:evenHBand="0" w:firstRowFirstColumn="0" w:firstRowLastColumn="0" w:lastRowFirstColumn="0" w:lastRowLastColumn="0"/>
            <w:tcW w:w="2337" w:type="dxa"/>
          </w:tcPr>
          <w:p w14:paraId="4A0D1C66" w14:textId="77777777" w:rsidR="00F33523" w:rsidRDefault="00F33523" w:rsidP="00244E2E">
            <w:pPr>
              <w:spacing w:before="0"/>
            </w:pPr>
            <w:r>
              <w:t>Side yard (street)</w:t>
            </w:r>
          </w:p>
        </w:tc>
        <w:tc>
          <w:tcPr>
            <w:tcW w:w="2337" w:type="dxa"/>
          </w:tcPr>
          <w:p w14:paraId="74075F73" w14:textId="1B8631BD" w:rsidR="00F33523" w:rsidRDefault="00927282" w:rsidP="00244E2E">
            <w:pPr>
              <w:spacing w:before="0"/>
              <w:jc w:val="center"/>
              <w:cnfStyle w:val="000000000000" w:firstRow="0" w:lastRow="0" w:firstColumn="0" w:lastColumn="0" w:oddVBand="0" w:evenVBand="0" w:oddHBand="0" w:evenHBand="0" w:firstRowFirstColumn="0" w:firstRowLastColumn="0" w:lastRowFirstColumn="0" w:lastRowLastColumn="0"/>
            </w:pPr>
            <w:r>
              <w:t>Y</w:t>
            </w:r>
          </w:p>
        </w:tc>
        <w:tc>
          <w:tcPr>
            <w:tcW w:w="2338" w:type="dxa"/>
            <w:shd w:val="clear" w:color="auto" w:fill="F2F2F2" w:themeFill="background1" w:themeFillShade="F2"/>
          </w:tcPr>
          <w:p w14:paraId="59E5BC48" w14:textId="220A73B8" w:rsidR="00F33523" w:rsidRDefault="0099516F" w:rsidP="00244E2E">
            <w:pPr>
              <w:spacing w:before="0"/>
              <w:jc w:val="center"/>
              <w:cnfStyle w:val="000000000000" w:firstRow="0" w:lastRow="0" w:firstColumn="0" w:lastColumn="0" w:oddVBand="0" w:evenVBand="0" w:oddHBand="0" w:evenHBand="0" w:firstRowFirstColumn="0" w:firstRowLastColumn="0" w:lastRowFirstColumn="0" w:lastRowLastColumn="0"/>
            </w:pPr>
            <w:r>
              <w:t>C</w:t>
            </w:r>
          </w:p>
        </w:tc>
      </w:tr>
      <w:tr w:rsidR="00F33523" w14:paraId="312A65FC" w14:textId="77777777" w:rsidTr="00244E2E">
        <w:tc>
          <w:tcPr>
            <w:cnfStyle w:val="001000000000" w:firstRow="0" w:lastRow="0" w:firstColumn="1" w:lastColumn="0" w:oddVBand="0" w:evenVBand="0" w:oddHBand="0" w:evenHBand="0" w:firstRowFirstColumn="0" w:firstRowLastColumn="0" w:lastRowFirstColumn="0" w:lastRowLastColumn="0"/>
            <w:tcW w:w="2337" w:type="dxa"/>
          </w:tcPr>
          <w:p w14:paraId="6B97CAC1" w14:textId="77777777" w:rsidR="00F33523" w:rsidRDefault="00F33523" w:rsidP="00244E2E">
            <w:pPr>
              <w:spacing w:before="0"/>
            </w:pPr>
            <w:r>
              <w:t>Rear yard</w:t>
            </w:r>
          </w:p>
        </w:tc>
        <w:tc>
          <w:tcPr>
            <w:tcW w:w="2337" w:type="dxa"/>
          </w:tcPr>
          <w:p w14:paraId="394A3118" w14:textId="062EDB62" w:rsidR="00F33523" w:rsidRDefault="00927282" w:rsidP="00244E2E">
            <w:pPr>
              <w:spacing w:before="0"/>
              <w:jc w:val="center"/>
              <w:cnfStyle w:val="000000000000" w:firstRow="0" w:lastRow="0" w:firstColumn="0" w:lastColumn="0" w:oddVBand="0" w:evenVBand="0" w:oddHBand="0" w:evenHBand="0" w:firstRowFirstColumn="0" w:firstRowLastColumn="0" w:lastRowFirstColumn="0" w:lastRowLastColumn="0"/>
            </w:pPr>
            <w:r>
              <w:t>Y</w:t>
            </w:r>
          </w:p>
        </w:tc>
        <w:tc>
          <w:tcPr>
            <w:tcW w:w="2338" w:type="dxa"/>
            <w:shd w:val="clear" w:color="auto" w:fill="F2F2F2" w:themeFill="background1" w:themeFillShade="F2"/>
          </w:tcPr>
          <w:p w14:paraId="6E4A3D9B" w14:textId="06061185" w:rsidR="00F33523" w:rsidRDefault="0099516F" w:rsidP="00244E2E">
            <w:pPr>
              <w:spacing w:before="0"/>
              <w:jc w:val="center"/>
              <w:cnfStyle w:val="000000000000" w:firstRow="0" w:lastRow="0" w:firstColumn="0" w:lastColumn="0" w:oddVBand="0" w:evenVBand="0" w:oddHBand="0" w:evenHBand="0" w:firstRowFirstColumn="0" w:firstRowLastColumn="0" w:lastRowFirstColumn="0" w:lastRowLastColumn="0"/>
            </w:pPr>
            <w:r>
              <w:t>D</w:t>
            </w:r>
          </w:p>
        </w:tc>
      </w:tr>
      <w:tr w:rsidR="00F33523" w14:paraId="40650C1F" w14:textId="77777777" w:rsidTr="00244E2E">
        <w:tc>
          <w:tcPr>
            <w:cnfStyle w:val="001000000000" w:firstRow="0" w:lastRow="0" w:firstColumn="1" w:lastColumn="0" w:oddVBand="0" w:evenVBand="0" w:oddHBand="0" w:evenHBand="0" w:firstRowFirstColumn="0" w:firstRowLastColumn="0" w:lastRowFirstColumn="0" w:lastRowLastColumn="0"/>
            <w:tcW w:w="2337" w:type="dxa"/>
          </w:tcPr>
          <w:p w14:paraId="429745FE" w14:textId="2153F3CA" w:rsidR="00F33523" w:rsidRDefault="00244E2E" w:rsidP="00244E2E">
            <w:pPr>
              <w:spacing w:before="0"/>
            </w:pPr>
            <w:r>
              <w:t>Minimum Parking Setback from Property Boundary (ft)</w:t>
            </w:r>
          </w:p>
        </w:tc>
        <w:tc>
          <w:tcPr>
            <w:tcW w:w="2337" w:type="dxa"/>
          </w:tcPr>
          <w:p w14:paraId="364D3F75" w14:textId="77777777" w:rsidR="00F33523" w:rsidRDefault="00244E2E" w:rsidP="00244E2E">
            <w:pPr>
              <w:spacing w:before="0"/>
              <w:cnfStyle w:val="000000000000" w:firstRow="0" w:lastRow="0" w:firstColumn="0" w:lastColumn="0" w:oddVBand="0" w:evenVBand="0" w:oddHBand="0" w:evenHBand="0" w:firstRowFirstColumn="0" w:firstRowLastColumn="0" w:lastRowFirstColumn="0" w:lastRowLastColumn="0"/>
            </w:pPr>
            <w:r>
              <w:t>Minimum Parking Setback from Property Boundary (ft)</w:t>
            </w:r>
          </w:p>
        </w:tc>
        <w:tc>
          <w:tcPr>
            <w:tcW w:w="2338" w:type="dxa"/>
          </w:tcPr>
          <w:p w14:paraId="4C8836E2" w14:textId="77777777" w:rsidR="00F33523" w:rsidRDefault="00244E2E" w:rsidP="00244E2E">
            <w:pPr>
              <w:spacing w:before="0"/>
              <w:cnfStyle w:val="000000000000" w:firstRow="0" w:lastRow="0" w:firstColumn="0" w:lastColumn="0" w:oddVBand="0" w:evenVBand="0" w:oddHBand="0" w:evenHBand="0" w:firstRowFirstColumn="0" w:firstRowLastColumn="0" w:lastRowFirstColumn="0" w:lastRowLastColumn="0"/>
            </w:pPr>
            <w:r>
              <w:t>Minimum Parking Setback from Property Boundary (ft)</w:t>
            </w:r>
          </w:p>
        </w:tc>
      </w:tr>
      <w:tr w:rsidR="00F33523" w14:paraId="5E8CF522" w14:textId="77777777" w:rsidTr="00244E2E">
        <w:tc>
          <w:tcPr>
            <w:cnfStyle w:val="001000000000" w:firstRow="0" w:lastRow="0" w:firstColumn="1" w:lastColumn="0" w:oddVBand="0" w:evenVBand="0" w:oddHBand="0" w:evenHBand="0" w:firstRowFirstColumn="0" w:firstRowLastColumn="0" w:lastRowFirstColumn="0" w:lastRowLastColumn="0"/>
            <w:tcW w:w="2337" w:type="dxa"/>
          </w:tcPr>
          <w:p w14:paraId="7F8EDBD9" w14:textId="52FF5D7A" w:rsidR="00F33523" w:rsidRDefault="00F33523" w:rsidP="00244E2E">
            <w:pPr>
              <w:spacing w:before="0"/>
            </w:pPr>
            <w:r>
              <w:t>Front^</w:t>
            </w:r>
          </w:p>
        </w:tc>
        <w:tc>
          <w:tcPr>
            <w:tcW w:w="2337" w:type="dxa"/>
          </w:tcPr>
          <w:p w14:paraId="269504D3" w14:textId="5AD7AA53" w:rsidR="00F33523" w:rsidRDefault="00927282" w:rsidP="00244E2E">
            <w:pPr>
              <w:spacing w:before="0"/>
              <w:jc w:val="center"/>
              <w:cnfStyle w:val="000000000000" w:firstRow="0" w:lastRow="0" w:firstColumn="0" w:lastColumn="0" w:oddVBand="0" w:evenVBand="0" w:oddHBand="0" w:evenHBand="0" w:firstRowFirstColumn="0" w:firstRowLastColumn="0" w:lastRowFirstColumn="0" w:lastRowLastColumn="0"/>
            </w:pPr>
            <w:r>
              <w:t>10</w:t>
            </w:r>
          </w:p>
        </w:tc>
        <w:tc>
          <w:tcPr>
            <w:tcW w:w="2338" w:type="dxa"/>
            <w:shd w:val="clear" w:color="auto" w:fill="F2F2F2" w:themeFill="background1" w:themeFillShade="F2"/>
          </w:tcPr>
          <w:p w14:paraId="3DE6E932" w14:textId="31DACD38" w:rsidR="00F33523" w:rsidRDefault="0099516F" w:rsidP="00244E2E">
            <w:pPr>
              <w:spacing w:before="0"/>
              <w:jc w:val="center"/>
              <w:cnfStyle w:val="000000000000" w:firstRow="0" w:lastRow="0" w:firstColumn="0" w:lastColumn="0" w:oddVBand="0" w:evenVBand="0" w:oddHBand="0" w:evenHBand="0" w:firstRowFirstColumn="0" w:firstRowLastColumn="0" w:lastRowFirstColumn="0" w:lastRowLastColumn="0"/>
            </w:pPr>
            <w:r>
              <w:t>A</w:t>
            </w:r>
          </w:p>
        </w:tc>
      </w:tr>
      <w:tr w:rsidR="00F33523" w14:paraId="0BE1EDC6" w14:textId="77777777" w:rsidTr="00244E2E">
        <w:tc>
          <w:tcPr>
            <w:cnfStyle w:val="001000000000" w:firstRow="0" w:lastRow="0" w:firstColumn="1" w:lastColumn="0" w:oddVBand="0" w:evenVBand="0" w:oddHBand="0" w:evenHBand="0" w:firstRowFirstColumn="0" w:firstRowLastColumn="0" w:lastRowFirstColumn="0" w:lastRowLastColumn="0"/>
            <w:tcW w:w="2337" w:type="dxa"/>
          </w:tcPr>
          <w:p w14:paraId="60A50E9D" w14:textId="77777777" w:rsidR="00F33523" w:rsidRDefault="00F33523" w:rsidP="00244E2E">
            <w:pPr>
              <w:spacing w:before="0"/>
            </w:pPr>
            <w:r>
              <w:t>Side (interior)</w:t>
            </w:r>
          </w:p>
        </w:tc>
        <w:tc>
          <w:tcPr>
            <w:tcW w:w="2337" w:type="dxa"/>
          </w:tcPr>
          <w:p w14:paraId="372E8124" w14:textId="4A0BA7A7" w:rsidR="00F33523" w:rsidRDefault="00927282" w:rsidP="00244E2E">
            <w:pPr>
              <w:spacing w:before="0"/>
              <w:jc w:val="center"/>
              <w:cnfStyle w:val="000000000000" w:firstRow="0" w:lastRow="0" w:firstColumn="0" w:lastColumn="0" w:oddVBand="0" w:evenVBand="0" w:oddHBand="0" w:evenHBand="0" w:firstRowFirstColumn="0" w:firstRowLastColumn="0" w:lastRowFirstColumn="0" w:lastRowLastColumn="0"/>
            </w:pPr>
            <w:r>
              <w:t>5*</w:t>
            </w:r>
          </w:p>
        </w:tc>
        <w:tc>
          <w:tcPr>
            <w:tcW w:w="2338" w:type="dxa"/>
            <w:shd w:val="clear" w:color="auto" w:fill="F2F2F2" w:themeFill="background1" w:themeFillShade="F2"/>
          </w:tcPr>
          <w:p w14:paraId="0E1D0F55" w14:textId="31FFB623" w:rsidR="00F33523" w:rsidRDefault="0099516F" w:rsidP="00244E2E">
            <w:pPr>
              <w:spacing w:before="0"/>
              <w:jc w:val="center"/>
              <w:cnfStyle w:val="000000000000" w:firstRow="0" w:lastRow="0" w:firstColumn="0" w:lastColumn="0" w:oddVBand="0" w:evenVBand="0" w:oddHBand="0" w:evenHBand="0" w:firstRowFirstColumn="0" w:firstRowLastColumn="0" w:lastRowFirstColumn="0" w:lastRowLastColumn="0"/>
            </w:pPr>
            <w:r>
              <w:t>B</w:t>
            </w:r>
          </w:p>
        </w:tc>
      </w:tr>
      <w:tr w:rsidR="00F33523" w14:paraId="706D7947" w14:textId="77777777" w:rsidTr="00244E2E">
        <w:tc>
          <w:tcPr>
            <w:cnfStyle w:val="001000000000" w:firstRow="0" w:lastRow="0" w:firstColumn="1" w:lastColumn="0" w:oddVBand="0" w:evenVBand="0" w:oddHBand="0" w:evenHBand="0" w:firstRowFirstColumn="0" w:firstRowLastColumn="0" w:lastRowFirstColumn="0" w:lastRowLastColumn="0"/>
            <w:tcW w:w="2337" w:type="dxa"/>
          </w:tcPr>
          <w:p w14:paraId="756B79C0" w14:textId="77777777" w:rsidR="00F33523" w:rsidRDefault="00F33523" w:rsidP="00244E2E">
            <w:pPr>
              <w:spacing w:before="0"/>
            </w:pPr>
            <w:r>
              <w:t>Side (street)</w:t>
            </w:r>
          </w:p>
        </w:tc>
        <w:tc>
          <w:tcPr>
            <w:tcW w:w="2337" w:type="dxa"/>
          </w:tcPr>
          <w:p w14:paraId="372ABD20" w14:textId="1A7E4DDD" w:rsidR="00F33523" w:rsidRDefault="00927282" w:rsidP="00244E2E">
            <w:pPr>
              <w:spacing w:before="0"/>
              <w:jc w:val="center"/>
              <w:cnfStyle w:val="000000000000" w:firstRow="0" w:lastRow="0" w:firstColumn="0" w:lastColumn="0" w:oddVBand="0" w:evenVBand="0" w:oddHBand="0" w:evenHBand="0" w:firstRowFirstColumn="0" w:firstRowLastColumn="0" w:lastRowFirstColumn="0" w:lastRowLastColumn="0"/>
            </w:pPr>
            <w:r>
              <w:t>10</w:t>
            </w:r>
          </w:p>
        </w:tc>
        <w:tc>
          <w:tcPr>
            <w:tcW w:w="2338" w:type="dxa"/>
            <w:shd w:val="clear" w:color="auto" w:fill="F2F2F2" w:themeFill="background1" w:themeFillShade="F2"/>
          </w:tcPr>
          <w:p w14:paraId="7DA6508F" w14:textId="39FB198F" w:rsidR="00F33523" w:rsidRDefault="0099516F" w:rsidP="00244E2E">
            <w:pPr>
              <w:spacing w:before="0"/>
              <w:jc w:val="center"/>
              <w:cnfStyle w:val="000000000000" w:firstRow="0" w:lastRow="0" w:firstColumn="0" w:lastColumn="0" w:oddVBand="0" w:evenVBand="0" w:oddHBand="0" w:evenHBand="0" w:firstRowFirstColumn="0" w:firstRowLastColumn="0" w:lastRowFirstColumn="0" w:lastRowLastColumn="0"/>
            </w:pPr>
            <w:r>
              <w:t>C</w:t>
            </w:r>
          </w:p>
        </w:tc>
      </w:tr>
      <w:tr w:rsidR="00F33523" w14:paraId="3749B872" w14:textId="77777777" w:rsidTr="00244E2E">
        <w:tc>
          <w:tcPr>
            <w:cnfStyle w:val="001000000000" w:firstRow="0" w:lastRow="0" w:firstColumn="1" w:lastColumn="0" w:oddVBand="0" w:evenVBand="0" w:oddHBand="0" w:evenHBand="0" w:firstRowFirstColumn="0" w:firstRowLastColumn="0" w:lastRowFirstColumn="0" w:lastRowLastColumn="0"/>
            <w:tcW w:w="2337" w:type="dxa"/>
          </w:tcPr>
          <w:p w14:paraId="32D2983F" w14:textId="128DCECD" w:rsidR="00F33523" w:rsidRDefault="00F33523" w:rsidP="00244E2E">
            <w:pPr>
              <w:spacing w:before="0"/>
            </w:pPr>
            <w:r>
              <w:t>Rear^</w:t>
            </w:r>
          </w:p>
        </w:tc>
        <w:tc>
          <w:tcPr>
            <w:tcW w:w="2337" w:type="dxa"/>
          </w:tcPr>
          <w:p w14:paraId="542781AD" w14:textId="2AE82F69" w:rsidR="00F33523" w:rsidRDefault="00927282" w:rsidP="00244E2E">
            <w:pPr>
              <w:spacing w:before="0"/>
              <w:jc w:val="center"/>
              <w:cnfStyle w:val="000000000000" w:firstRow="0" w:lastRow="0" w:firstColumn="0" w:lastColumn="0" w:oddVBand="0" w:evenVBand="0" w:oddHBand="0" w:evenHBand="0" w:firstRowFirstColumn="0" w:firstRowLastColumn="0" w:lastRowFirstColumn="0" w:lastRowLastColumn="0"/>
            </w:pPr>
            <w:r>
              <w:t>5*</w:t>
            </w:r>
          </w:p>
        </w:tc>
        <w:tc>
          <w:tcPr>
            <w:tcW w:w="2338" w:type="dxa"/>
            <w:shd w:val="clear" w:color="auto" w:fill="F2F2F2" w:themeFill="background1" w:themeFillShade="F2"/>
          </w:tcPr>
          <w:p w14:paraId="0AA6AD0E" w14:textId="7110494E" w:rsidR="00F33523" w:rsidRDefault="0099516F" w:rsidP="00244E2E">
            <w:pPr>
              <w:spacing w:before="0"/>
              <w:jc w:val="center"/>
              <w:cnfStyle w:val="000000000000" w:firstRow="0" w:lastRow="0" w:firstColumn="0" w:lastColumn="0" w:oddVBand="0" w:evenVBand="0" w:oddHBand="0" w:evenHBand="0" w:firstRowFirstColumn="0" w:firstRowLastColumn="0" w:lastRowFirstColumn="0" w:lastRowLastColumn="0"/>
            </w:pPr>
            <w:r>
              <w:t>D</w:t>
            </w:r>
          </w:p>
        </w:tc>
      </w:tr>
    </w:tbl>
    <w:p w14:paraId="75CCC5C9" w14:textId="6CA21EBD" w:rsidR="00244E2E" w:rsidRPr="00244E2E" w:rsidRDefault="00244E2E" w:rsidP="00244E2E">
      <w:pPr>
        <w:spacing w:before="0" w:after="0"/>
        <w:ind w:left="720"/>
        <w:rPr>
          <w:sz w:val="16"/>
          <w:szCs w:val="16"/>
        </w:rPr>
      </w:pPr>
      <w:r>
        <w:rPr>
          <w:sz w:val="16"/>
          <w:szCs w:val="16"/>
        </w:rPr>
        <w:t>^Does not apply to driveway surface parking.</w:t>
      </w:r>
    </w:p>
    <w:p w14:paraId="2235B665" w14:textId="0C47570E" w:rsidR="00F33523" w:rsidRPr="00244E2E" w:rsidRDefault="00927282" w:rsidP="00244E2E">
      <w:pPr>
        <w:spacing w:before="0" w:after="0"/>
        <w:ind w:left="720"/>
        <w:rPr>
          <w:sz w:val="16"/>
          <w:szCs w:val="16"/>
        </w:rPr>
      </w:pPr>
      <w:r>
        <w:rPr>
          <w:sz w:val="16"/>
          <w:szCs w:val="16"/>
        </w:rPr>
        <w:t>*Parking setback increases to 15 feet when adjacent to a residential district or established residential use.</w:t>
      </w:r>
    </w:p>
    <w:p w14:paraId="36B4CB1C" w14:textId="21E4CDC6" w:rsidR="005B0EB2" w:rsidRDefault="005B0EB2" w:rsidP="00F33523"/>
    <w:p w14:paraId="68C4EA82" w14:textId="3D1D2D61" w:rsidR="00F33523" w:rsidRPr="00A359D0" w:rsidRDefault="00F33523" w:rsidP="00E472DA">
      <w:pPr>
        <w:pStyle w:val="ListParagraph"/>
        <w:numPr>
          <w:ilvl w:val="0"/>
          <w:numId w:val="10"/>
        </w:numPr>
        <w:rPr>
          <w:b/>
          <w:bCs/>
        </w:rPr>
      </w:pPr>
      <w:r>
        <w:rPr>
          <w:b/>
          <w:bCs/>
        </w:rPr>
        <w:t>Infrastructure.</w:t>
      </w:r>
    </w:p>
    <w:p w14:paraId="65656A3F" w14:textId="4E371422" w:rsidR="00F33523" w:rsidRPr="005B0EB2" w:rsidRDefault="005B0EB2" w:rsidP="005B0EB2">
      <w:pPr>
        <w:pStyle w:val="ListParagraph"/>
        <w:numPr>
          <w:ilvl w:val="3"/>
          <w:numId w:val="10"/>
        </w:numPr>
        <w:ind w:left="1080"/>
        <w:rPr>
          <w:color w:val="000000" w:themeColor="text1"/>
        </w:rPr>
      </w:pPr>
      <w:r>
        <w:rPr>
          <w:color w:val="000000" w:themeColor="text1"/>
        </w:rPr>
        <w:t>Maximum impervious surface coverage allowed may be increased through the use of pervious pavement. Reference Article 13 for requirements applicable to this district.</w:t>
      </w:r>
    </w:p>
    <w:p w14:paraId="7EA9E333" w14:textId="77777777" w:rsidR="00F33523" w:rsidRDefault="00F33523" w:rsidP="00F33523">
      <w:pPr>
        <w:pStyle w:val="ListParagraph"/>
      </w:pPr>
    </w:p>
    <w:p w14:paraId="567E2671" w14:textId="104834C5" w:rsidR="00F33523" w:rsidRPr="00A359D0" w:rsidRDefault="00F33523" w:rsidP="00E472DA">
      <w:pPr>
        <w:pStyle w:val="ListParagraph"/>
        <w:numPr>
          <w:ilvl w:val="0"/>
          <w:numId w:val="10"/>
        </w:numPr>
        <w:rPr>
          <w:b/>
          <w:bCs/>
        </w:rPr>
      </w:pPr>
      <w:r>
        <w:rPr>
          <w:b/>
          <w:bCs/>
        </w:rPr>
        <w:t xml:space="preserve">Landscaping. </w:t>
      </w:r>
    </w:p>
    <w:p w14:paraId="238F7046" w14:textId="77777777" w:rsidR="00CA1952" w:rsidRDefault="00CA1952" w:rsidP="00CA1952">
      <w:pPr>
        <w:pStyle w:val="ListParagraph"/>
        <w:rPr>
          <w:i/>
          <w:iCs/>
          <w:color w:val="7F7F7F" w:themeColor="text1" w:themeTint="80"/>
        </w:rPr>
      </w:pPr>
      <w:r>
        <w:rPr>
          <w:i/>
          <w:iCs/>
          <w:color w:val="7F7F7F" w:themeColor="text1" w:themeTint="80"/>
        </w:rPr>
        <w:t>No district-specific infrastructure requirements have currently been identified. Moving forward, this section will be used to identify district-specific requirements if they are needed.</w:t>
      </w:r>
    </w:p>
    <w:p w14:paraId="5A8D0337" w14:textId="77777777" w:rsidR="00CA1952" w:rsidRDefault="00CA1952" w:rsidP="00CA1952">
      <w:pPr>
        <w:pStyle w:val="ListParagraph"/>
        <w:rPr>
          <w:i/>
          <w:iCs/>
          <w:color w:val="7F7F7F" w:themeColor="text1" w:themeTint="80"/>
        </w:rPr>
      </w:pPr>
    </w:p>
    <w:p w14:paraId="4A2B8810" w14:textId="78026E23" w:rsidR="00F33523" w:rsidRPr="00A359D0" w:rsidRDefault="00F33523" w:rsidP="00E472DA">
      <w:pPr>
        <w:pStyle w:val="ListParagraph"/>
        <w:numPr>
          <w:ilvl w:val="0"/>
          <w:numId w:val="10"/>
        </w:numPr>
        <w:rPr>
          <w:b/>
          <w:bCs/>
        </w:rPr>
      </w:pPr>
      <w:r>
        <w:rPr>
          <w:b/>
          <w:bCs/>
        </w:rPr>
        <w:t>Open Space.</w:t>
      </w:r>
    </w:p>
    <w:p w14:paraId="5B54E39E" w14:textId="37C33BD6" w:rsidR="00CA1952" w:rsidRDefault="00CA1952" w:rsidP="00CA1952">
      <w:pPr>
        <w:pStyle w:val="ListParagraph"/>
        <w:numPr>
          <w:ilvl w:val="3"/>
          <w:numId w:val="10"/>
        </w:numPr>
        <w:ind w:left="1080"/>
      </w:pPr>
      <w:r>
        <w:t xml:space="preserve">The required open space set-aside in an RHB zoning district can be found in Article 16 of this ordinance. </w:t>
      </w:r>
    </w:p>
    <w:p w14:paraId="2FDCA6D8" w14:textId="77777777" w:rsidR="00CA1952" w:rsidRDefault="00CA1952" w:rsidP="00CA1952">
      <w:pPr>
        <w:pStyle w:val="ListParagraph"/>
        <w:ind w:left="1080"/>
      </w:pPr>
    </w:p>
    <w:p w14:paraId="11B499DB" w14:textId="080E0C14" w:rsidR="00A359D0" w:rsidRPr="00A359D0" w:rsidRDefault="00A359D0" w:rsidP="00A359D0">
      <w:pPr>
        <w:pStyle w:val="ListParagraph"/>
        <w:numPr>
          <w:ilvl w:val="0"/>
          <w:numId w:val="10"/>
        </w:numPr>
        <w:rPr>
          <w:b/>
          <w:bCs/>
          <w:color w:val="000000" w:themeColor="text1"/>
        </w:rPr>
      </w:pPr>
      <w:r>
        <w:rPr>
          <w:b/>
          <w:bCs/>
          <w:color w:val="000000" w:themeColor="text1"/>
        </w:rPr>
        <w:t>Additional Considerations.</w:t>
      </w:r>
    </w:p>
    <w:p w14:paraId="741045C0" w14:textId="1185D9D9" w:rsidR="00CA1952" w:rsidRDefault="00CA1952" w:rsidP="00CA1952">
      <w:pPr>
        <w:pStyle w:val="ListParagraph"/>
        <w:rPr>
          <w:i/>
          <w:iCs/>
          <w:color w:val="7F7F7F" w:themeColor="text1" w:themeTint="80"/>
        </w:rPr>
      </w:pPr>
      <w:r>
        <w:rPr>
          <w:i/>
          <w:iCs/>
          <w:color w:val="7F7F7F" w:themeColor="text1" w:themeTint="80"/>
        </w:rPr>
        <w:t>No additional considerations have currently been identified. Moving forward, this section will be used to point to specific requirements if they are needed.</w:t>
      </w:r>
    </w:p>
    <w:p w14:paraId="4B0CA1C4" w14:textId="2F50D993" w:rsidR="0046258D" w:rsidRDefault="0046258D" w:rsidP="0046258D"/>
    <w:p w14:paraId="3B36B264" w14:textId="0DDC83D7" w:rsidR="0046258D" w:rsidRDefault="00A359D0" w:rsidP="004C1C57">
      <w:pPr>
        <w:pStyle w:val="Heading2"/>
      </w:pPr>
      <w:r>
        <w:t>5.02</w:t>
      </w:r>
      <w:r>
        <w:tab/>
        <w:t>NMU - Neighborhood Mixed-Use Zoning District</w:t>
      </w:r>
      <w:r>
        <w:tab/>
      </w:r>
    </w:p>
    <w:p w14:paraId="3EA6A69B" w14:textId="7C158996" w:rsidR="0046258D" w:rsidRDefault="0046258D" w:rsidP="00F33523">
      <w:pPr>
        <w:pStyle w:val="ListParagraph"/>
        <w:numPr>
          <w:ilvl w:val="0"/>
          <w:numId w:val="11"/>
        </w:numPr>
      </w:pPr>
      <w:r>
        <w:rPr>
          <w:b/>
          <w:bCs/>
        </w:rPr>
        <w:t>Purpose:</w:t>
      </w:r>
      <w:r>
        <w:t xml:space="preserve"> The neighborhood mixed-use zoning district allows for office, retail, and service uses and activities that are compatible with and meet the needs of established neighborhoods. Limited residential uses are compatible. Areas zoned neighborhood mixed-use are typically located at or near intersections with a collector or arterial street, at the edge of or entrance to an established neighborhood. Site design and performance standards help maximize compatibility between this district and the adjacent neighborhoods and reinforce vehicular and pedestrian accessibility within and between neighborhoods. </w:t>
      </w:r>
    </w:p>
    <w:p w14:paraId="2417DD8E" w14:textId="77777777" w:rsidR="000030BA" w:rsidRDefault="000030BA" w:rsidP="000030BA">
      <w:pPr>
        <w:pStyle w:val="ListParagraph"/>
      </w:pPr>
    </w:p>
    <w:p w14:paraId="37D24E2C" w14:textId="1327BC9B" w:rsidR="000030BA" w:rsidRPr="000030BA" w:rsidRDefault="000030BA" w:rsidP="00F33523">
      <w:pPr>
        <w:pStyle w:val="ListParagraph"/>
        <w:numPr>
          <w:ilvl w:val="0"/>
          <w:numId w:val="11"/>
        </w:numPr>
      </w:pPr>
      <w:r>
        <w:rPr>
          <w:b/>
          <w:bCs/>
        </w:rPr>
        <w:t>Typical Development Pattern.</w:t>
      </w:r>
    </w:p>
    <w:p w14:paraId="059E3298" w14:textId="77777777" w:rsidR="000030BA" w:rsidRDefault="000030BA" w:rsidP="000030BA">
      <w:pPr>
        <w:pStyle w:val="ListParagraph"/>
      </w:pPr>
    </w:p>
    <w:p w14:paraId="5D579FE6" w14:textId="61B6F746" w:rsidR="000030BA" w:rsidRDefault="000030BA" w:rsidP="000030BA">
      <w:pPr>
        <w:pStyle w:val="ListParagraph"/>
      </w:pPr>
    </w:p>
    <w:p w14:paraId="7310C6E9" w14:textId="77777777" w:rsidR="000030BA" w:rsidRDefault="000030BA" w:rsidP="000030BA">
      <w:pPr>
        <w:pStyle w:val="ListParagraph"/>
      </w:pPr>
    </w:p>
    <w:p w14:paraId="392C216B" w14:textId="32EBF596" w:rsidR="00074DB1" w:rsidRPr="000030BA" w:rsidRDefault="00074DB1" w:rsidP="00074DB1">
      <w:pPr>
        <w:pStyle w:val="ListParagraph"/>
        <w:numPr>
          <w:ilvl w:val="0"/>
          <w:numId w:val="11"/>
        </w:numPr>
        <w:spacing w:after="160" w:line="278" w:lineRule="auto"/>
        <w:rPr>
          <w:b/>
          <w:bCs/>
        </w:rPr>
      </w:pPr>
      <w:r>
        <w:rPr>
          <w:b/>
          <w:bCs/>
        </w:rPr>
        <w:t>Uses and Activities Allowed.</w:t>
      </w:r>
    </w:p>
    <w:p w14:paraId="6829C816" w14:textId="33931A55" w:rsidR="00DD1B64" w:rsidRDefault="00DD1B64" w:rsidP="00DD1B64">
      <w:pPr>
        <w:pStyle w:val="ListParagraph"/>
        <w:numPr>
          <w:ilvl w:val="3"/>
          <w:numId w:val="11"/>
        </w:numPr>
        <w:snapToGrid w:val="0"/>
        <w:spacing w:after="120" w:line="240" w:lineRule="auto"/>
        <w:ind w:left="1080"/>
        <w:contextualSpacing w:val="0"/>
        <w:rPr>
          <w:color w:val="000000" w:themeColor="text1"/>
        </w:rPr>
      </w:pPr>
      <w:r>
        <w:rPr>
          <w:color w:val="000000" w:themeColor="text1"/>
        </w:rPr>
        <w:t xml:space="preserve">Uses and activities allowed in the NMU zoning district are established in Article 9 of this ordinance as permitted or conditionally permitted. Reference the </w:t>
      </w:r>
      <w:r>
        <w:rPr>
          <w:color w:val="0070C0"/>
          <w:u w:val="single"/>
        </w:rPr>
        <w:t>consolidated table of uses</w:t>
      </w:r>
      <w:r>
        <w:rPr>
          <w:color w:val="0070C0"/>
        </w:rPr>
        <w:t xml:space="preserve"> </w:t>
      </w:r>
      <w:r>
        <w:rPr>
          <w:color w:val="000000" w:themeColor="text1"/>
        </w:rPr>
        <w:t>for additional information.</w:t>
      </w:r>
    </w:p>
    <w:p w14:paraId="25EDEA88" w14:textId="459BD396" w:rsidR="00DD1B64" w:rsidRPr="000105BF" w:rsidRDefault="00DD1B64" w:rsidP="00DD1B64">
      <w:pPr>
        <w:pStyle w:val="ListParagraph"/>
        <w:snapToGrid w:val="0"/>
        <w:spacing w:after="120" w:line="240" w:lineRule="auto"/>
        <w:ind w:left="1080"/>
        <w:contextualSpacing w:val="0"/>
        <w:rPr>
          <w:i/>
          <w:iCs/>
          <w:color w:val="7F7F7F" w:themeColor="text1" w:themeTint="80"/>
        </w:rPr>
      </w:pPr>
      <w:r>
        <w:rPr>
          <w:i/>
          <w:iCs/>
          <w:color w:val="7F7F7F" w:themeColor="text1" w:themeTint="80"/>
        </w:rPr>
        <w:t xml:space="preserve">For ease in review of these articles, a </w:t>
      </w:r>
      <w:r>
        <w:rPr>
          <w:b/>
          <w:bCs/>
          <w:i/>
          <w:iCs/>
          <w:color w:val="7F7F7F" w:themeColor="text1" w:themeTint="80"/>
        </w:rPr>
        <w:t>temporary list</w:t>
      </w:r>
      <w:r>
        <w:rPr>
          <w:i/>
          <w:iCs/>
          <w:color w:val="7F7F7F" w:themeColor="text1" w:themeTint="80"/>
        </w:rPr>
        <w:t xml:space="preserve"> of permitted and conditional uses allowed within the NMU zoning district has been provided in Table 5.02.01 below.</w:t>
      </w:r>
    </w:p>
    <w:p w14:paraId="334B2485" w14:textId="77777777" w:rsidR="00DD1B64" w:rsidRDefault="00DD1B64" w:rsidP="00DD1B64">
      <w:pPr>
        <w:pStyle w:val="ListParagraph"/>
        <w:numPr>
          <w:ilvl w:val="3"/>
          <w:numId w:val="11"/>
        </w:numPr>
        <w:snapToGrid w:val="0"/>
        <w:spacing w:before="0" w:after="240" w:line="240" w:lineRule="auto"/>
        <w:ind w:left="1080"/>
        <w:contextualSpacing w:val="0"/>
      </w:pPr>
      <w:r>
        <w:t xml:space="preserve">Multiple principal and accessory uses and structures may be permitted on a lot within this zoning district. Multiple uses may be allowed within a single structure. </w:t>
      </w:r>
    </w:p>
    <w:p w14:paraId="7D94B4FA" w14:textId="7155999F" w:rsidR="00074DB1" w:rsidRPr="000030BA" w:rsidRDefault="00516BD3" w:rsidP="00074DB1">
      <w:pPr>
        <w:pStyle w:val="ListParagraph"/>
        <w:numPr>
          <w:ilvl w:val="0"/>
          <w:numId w:val="11"/>
        </w:numPr>
        <w:snapToGrid w:val="0"/>
        <w:spacing w:after="120" w:line="240" w:lineRule="auto"/>
        <w:rPr>
          <w:b/>
          <w:bCs/>
        </w:rPr>
      </w:pPr>
      <w:r>
        <w:rPr>
          <w:b/>
          <w:bCs/>
        </w:rPr>
        <w:t xml:space="preserve">Table 5.05.02 Lot Dimensions. </w:t>
      </w:r>
      <w:r>
        <w:rPr>
          <w:b/>
          <w:bCs/>
          <w:i/>
          <w:iCs/>
        </w:rPr>
        <w:t>(Figure 5.02.01 Lot Dimensions)</w:t>
      </w:r>
      <w:r>
        <w:rPr>
          <w:b/>
          <w:bCs/>
          <w:i/>
          <w:iCs/>
        </w:rPr>
        <w:tab/>
      </w:r>
    </w:p>
    <w:tbl>
      <w:tblPr>
        <w:tblStyle w:val="GridTable1Light"/>
        <w:tblW w:w="9350" w:type="dxa"/>
        <w:tblLook w:val="04A0" w:firstRow="1" w:lastRow="0" w:firstColumn="1" w:lastColumn="0" w:noHBand="0" w:noVBand="1"/>
      </w:tblPr>
      <w:tblGrid>
        <w:gridCol w:w="2223"/>
        <w:gridCol w:w="1068"/>
        <w:gridCol w:w="1275"/>
        <w:gridCol w:w="1046"/>
        <w:gridCol w:w="1294"/>
        <w:gridCol w:w="1137"/>
        <w:gridCol w:w="1307"/>
      </w:tblGrid>
      <w:tr w:rsidR="003E7AFD" w14:paraId="3B461C3B" w14:textId="77777777" w:rsidTr="00BD53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3" w:type="dxa"/>
            <w:vAlign w:val="center"/>
          </w:tcPr>
          <w:p w14:paraId="4CEFC990" w14:textId="690A827F" w:rsidR="003E7AFD" w:rsidRDefault="003E7AFD" w:rsidP="006000B2">
            <w:pPr>
              <w:spacing w:before="0"/>
            </w:pPr>
            <w:r>
              <w:t>Building Type</w:t>
            </w:r>
          </w:p>
        </w:tc>
        <w:tc>
          <w:tcPr>
            <w:tcW w:w="1068" w:type="dxa"/>
            <w:vAlign w:val="center"/>
          </w:tcPr>
          <w:p w14:paraId="261484FD" w14:textId="628D5B9D" w:rsidR="003E7AFD" w:rsidRDefault="003E7AFD" w:rsidP="006000B2">
            <w:pPr>
              <w:spacing w:before="0"/>
              <w:jc w:val="center"/>
              <w:cnfStyle w:val="100000000000" w:firstRow="1" w:lastRow="0" w:firstColumn="0" w:lastColumn="0" w:oddVBand="0" w:evenVBand="0" w:oddHBand="0" w:evenHBand="0" w:firstRowFirstColumn="0" w:firstRowLastColumn="0" w:lastRowFirstColumn="0" w:lastRowLastColumn="0"/>
            </w:pPr>
            <w:r>
              <w:t>Min. Lot Area (ac)</w:t>
            </w:r>
          </w:p>
        </w:tc>
        <w:tc>
          <w:tcPr>
            <w:tcW w:w="1275" w:type="dxa"/>
          </w:tcPr>
          <w:p w14:paraId="128193AC" w14:textId="367E9396" w:rsidR="003E7AFD" w:rsidRDefault="003E7AFD" w:rsidP="006000B2">
            <w:pPr>
              <w:spacing w:before="0"/>
              <w:jc w:val="center"/>
              <w:cnfStyle w:val="100000000000" w:firstRow="1" w:lastRow="0" w:firstColumn="0" w:lastColumn="0" w:oddVBand="0" w:evenVBand="0" w:oddHBand="0" w:evenHBand="0" w:firstRowFirstColumn="0" w:firstRowLastColumn="0" w:lastRowFirstColumn="0" w:lastRowLastColumn="0"/>
            </w:pPr>
            <w:commentRangeStart w:id="0"/>
            <w:r>
              <w:t>Max. Gross Floor Area (sq. ft.)</w:t>
            </w:r>
            <w:commentRangeEnd w:id="0"/>
            <w:r>
              <w:rPr>
                <w:rStyle w:val="CommentReference"/>
                <w:sz w:val="20"/>
                <w:szCs w:val="20"/>
              </w:rPr>
              <w:commentReference w:id="0"/>
            </w:r>
          </w:p>
        </w:tc>
        <w:tc>
          <w:tcPr>
            <w:tcW w:w="1046" w:type="dxa"/>
            <w:vAlign w:val="center"/>
          </w:tcPr>
          <w:p w14:paraId="7C3E920F" w14:textId="006735A4" w:rsidR="003E7AFD" w:rsidRDefault="003E7AFD" w:rsidP="006000B2">
            <w:pPr>
              <w:spacing w:before="0"/>
              <w:jc w:val="center"/>
              <w:cnfStyle w:val="100000000000" w:firstRow="1" w:lastRow="0" w:firstColumn="0" w:lastColumn="0" w:oddVBand="0" w:evenVBand="0" w:oddHBand="0" w:evenHBand="0" w:firstRowFirstColumn="0" w:firstRowLastColumn="0" w:lastRowFirstColumn="0" w:lastRowLastColumn="0"/>
            </w:pPr>
            <w:r>
              <w:t>Min. Lot Width (ft)</w:t>
            </w:r>
          </w:p>
        </w:tc>
        <w:tc>
          <w:tcPr>
            <w:tcW w:w="1294" w:type="dxa"/>
            <w:vAlign w:val="center"/>
          </w:tcPr>
          <w:p w14:paraId="144646EC" w14:textId="62C6DBB9" w:rsidR="003E7AFD" w:rsidRDefault="003E7AFD" w:rsidP="006000B2">
            <w:pPr>
              <w:spacing w:before="0"/>
              <w:jc w:val="center"/>
              <w:cnfStyle w:val="100000000000" w:firstRow="1" w:lastRow="0" w:firstColumn="0" w:lastColumn="0" w:oddVBand="0" w:evenVBand="0" w:oddHBand="0" w:evenHBand="0" w:firstRowFirstColumn="0" w:firstRowLastColumn="0" w:lastRowFirstColumn="0" w:lastRowLastColumn="0"/>
            </w:pPr>
            <w:r>
              <w:t>Min. Lot Width (ft) w/Alley</w:t>
            </w:r>
          </w:p>
        </w:tc>
        <w:tc>
          <w:tcPr>
            <w:tcW w:w="1137" w:type="dxa"/>
            <w:vAlign w:val="center"/>
          </w:tcPr>
          <w:p w14:paraId="0776337A" w14:textId="26AB4A18" w:rsidR="003E7AFD" w:rsidRDefault="003E7AFD" w:rsidP="006000B2">
            <w:pPr>
              <w:spacing w:before="0"/>
              <w:jc w:val="center"/>
              <w:cnfStyle w:val="100000000000" w:firstRow="1" w:lastRow="0" w:firstColumn="0" w:lastColumn="0" w:oddVBand="0" w:evenVBand="0" w:oddHBand="0" w:evenHBand="0" w:firstRowFirstColumn="0" w:firstRowLastColumn="0" w:lastRowFirstColumn="0" w:lastRowLastColumn="0"/>
            </w:pPr>
            <w:r>
              <w:t>Width to Depth Ratio (%)</w:t>
            </w:r>
          </w:p>
        </w:tc>
        <w:tc>
          <w:tcPr>
            <w:tcW w:w="1307" w:type="dxa"/>
            <w:vAlign w:val="center"/>
          </w:tcPr>
          <w:p w14:paraId="5CA183B2" w14:textId="34EDAEEA" w:rsidR="003E7AFD" w:rsidRDefault="003E7AFD" w:rsidP="006000B2">
            <w:pPr>
              <w:spacing w:before="0"/>
              <w:jc w:val="center"/>
              <w:cnfStyle w:val="100000000000" w:firstRow="1" w:lastRow="0" w:firstColumn="0" w:lastColumn="0" w:oddVBand="0" w:evenVBand="0" w:oddHBand="0" w:evenHBand="0" w:firstRowFirstColumn="0" w:firstRowLastColumn="0" w:lastRowFirstColumn="0" w:lastRowLastColumn="0"/>
            </w:pPr>
            <w:r>
              <w:t>Max. Impervious Surface (%)</w:t>
            </w:r>
          </w:p>
        </w:tc>
      </w:tr>
      <w:tr w:rsidR="003E7AFD" w14:paraId="6E3A0154" w14:textId="77777777" w:rsidTr="00BD5357">
        <w:tc>
          <w:tcPr>
            <w:cnfStyle w:val="001000000000" w:firstRow="0" w:lastRow="0" w:firstColumn="1" w:lastColumn="0" w:oddVBand="0" w:evenVBand="0" w:oddHBand="0" w:evenHBand="0" w:firstRowFirstColumn="0" w:firstRowLastColumn="0" w:lastRowFirstColumn="0" w:lastRowLastColumn="0"/>
            <w:tcW w:w="2223" w:type="dxa"/>
            <w:vAlign w:val="center"/>
          </w:tcPr>
          <w:p w14:paraId="04244E10" w14:textId="15A70AE7" w:rsidR="003E7AFD" w:rsidRPr="006000B2" w:rsidRDefault="003E7AFD" w:rsidP="006000B2">
            <w:pPr>
              <w:spacing w:before="0"/>
            </w:pPr>
            <w:r>
              <w:t>Mixed-use horizontal</w:t>
            </w:r>
          </w:p>
        </w:tc>
        <w:tc>
          <w:tcPr>
            <w:tcW w:w="1068" w:type="dxa"/>
            <w:vAlign w:val="center"/>
          </w:tcPr>
          <w:p w14:paraId="1DFA2FF2" w14:textId="77777777" w:rsidR="003E7AFD" w:rsidRDefault="003E7AFD" w:rsidP="00541F98">
            <w:pPr>
              <w:spacing w:before="0"/>
              <w:jc w:val="center"/>
              <w:cnfStyle w:val="000000000000" w:firstRow="0" w:lastRow="0" w:firstColumn="0" w:lastColumn="0" w:oddVBand="0" w:evenVBand="0" w:oddHBand="0" w:evenHBand="0" w:firstRowFirstColumn="0" w:firstRowLastColumn="0" w:lastRowFirstColumn="0" w:lastRowLastColumn="0"/>
            </w:pPr>
            <w:r>
              <w:t>No minimum</w:t>
            </w:r>
          </w:p>
          <w:p w14:paraId="220E0D50" w14:textId="77777777" w:rsidR="003E7AFD" w:rsidRDefault="003E7AFD" w:rsidP="00541F98">
            <w:pPr>
              <w:spacing w:before="0"/>
              <w:jc w:val="center"/>
              <w:cnfStyle w:val="000000000000" w:firstRow="0" w:lastRow="0" w:firstColumn="0" w:lastColumn="0" w:oddVBand="0" w:evenVBand="0" w:oddHBand="0" w:evenHBand="0" w:firstRowFirstColumn="0" w:firstRowLastColumn="0" w:lastRowFirstColumn="0" w:lastRowLastColumn="0"/>
            </w:pPr>
          </w:p>
        </w:tc>
        <w:tc>
          <w:tcPr>
            <w:tcW w:w="1275" w:type="dxa"/>
            <w:vAlign w:val="center"/>
          </w:tcPr>
          <w:p w14:paraId="6E36EAE9" w14:textId="0B930218" w:rsidR="003E7AFD" w:rsidRPr="003E7AFD" w:rsidRDefault="003E7AFD" w:rsidP="003E7AFD">
            <w:pPr>
              <w:spacing w:before="0"/>
              <w:jc w:val="center"/>
              <w:cnfStyle w:val="000000000000" w:firstRow="0" w:lastRow="0" w:firstColumn="0" w:lastColumn="0" w:oddVBand="0" w:evenVBand="0" w:oddHBand="0" w:evenHBand="0" w:firstRowFirstColumn="0" w:firstRowLastColumn="0" w:lastRowFirstColumn="0" w:lastRowLastColumn="0"/>
              <w:rPr>
                <w:highlight w:val="yellow"/>
              </w:rPr>
            </w:pPr>
            <w:r>
              <w:rPr>
                <w:highlight w:val="yellow"/>
              </w:rPr>
              <w:t>--</w:t>
            </w:r>
          </w:p>
        </w:tc>
        <w:tc>
          <w:tcPr>
            <w:tcW w:w="1046" w:type="dxa"/>
            <w:vAlign w:val="center"/>
          </w:tcPr>
          <w:p w14:paraId="6F106827" w14:textId="1157BE94" w:rsidR="003E7AFD" w:rsidRDefault="003E7AFD" w:rsidP="00541F98">
            <w:pPr>
              <w:spacing w:before="0"/>
              <w:jc w:val="center"/>
              <w:cnfStyle w:val="000000000000" w:firstRow="0" w:lastRow="0" w:firstColumn="0" w:lastColumn="0" w:oddVBand="0" w:evenVBand="0" w:oddHBand="0" w:evenHBand="0" w:firstRowFirstColumn="0" w:firstRowLastColumn="0" w:lastRowFirstColumn="0" w:lastRowLastColumn="0"/>
            </w:pPr>
            <w:r>
              <w:t>50</w:t>
            </w:r>
          </w:p>
        </w:tc>
        <w:tc>
          <w:tcPr>
            <w:tcW w:w="1294" w:type="dxa"/>
            <w:vAlign w:val="center"/>
          </w:tcPr>
          <w:p w14:paraId="4D1655B2" w14:textId="50191F0C" w:rsidR="003E7AFD" w:rsidRDefault="003E7AFD" w:rsidP="00541F98">
            <w:pPr>
              <w:spacing w:before="0"/>
              <w:jc w:val="center"/>
              <w:cnfStyle w:val="000000000000" w:firstRow="0" w:lastRow="0" w:firstColumn="0" w:lastColumn="0" w:oddVBand="0" w:evenVBand="0" w:oddHBand="0" w:evenHBand="0" w:firstRowFirstColumn="0" w:firstRowLastColumn="0" w:lastRowFirstColumn="0" w:lastRowLastColumn="0"/>
            </w:pPr>
            <w:r>
              <w:t>40</w:t>
            </w:r>
          </w:p>
        </w:tc>
        <w:tc>
          <w:tcPr>
            <w:tcW w:w="1137" w:type="dxa"/>
            <w:vAlign w:val="center"/>
          </w:tcPr>
          <w:p w14:paraId="10218AF6" w14:textId="77777777" w:rsidR="003E7AFD" w:rsidRDefault="003E7AFD" w:rsidP="00541F98">
            <w:pPr>
              <w:spacing w:before="0"/>
              <w:jc w:val="center"/>
              <w:cnfStyle w:val="000000000000" w:firstRow="0" w:lastRow="0" w:firstColumn="0" w:lastColumn="0" w:oddVBand="0" w:evenVBand="0" w:oddHBand="0" w:evenHBand="0" w:firstRowFirstColumn="0" w:firstRowLastColumn="0" w:lastRowFirstColumn="0" w:lastRowLastColumn="0"/>
            </w:pPr>
            <w:r>
              <w:t>1:2</w:t>
            </w:r>
          </w:p>
          <w:p w14:paraId="71DCAB1F" w14:textId="77777777" w:rsidR="003E7AFD" w:rsidRDefault="003E7AFD" w:rsidP="00541F98">
            <w:pPr>
              <w:spacing w:before="0"/>
              <w:jc w:val="center"/>
              <w:cnfStyle w:val="000000000000" w:firstRow="0" w:lastRow="0" w:firstColumn="0" w:lastColumn="0" w:oddVBand="0" w:evenVBand="0" w:oddHBand="0" w:evenHBand="0" w:firstRowFirstColumn="0" w:firstRowLastColumn="0" w:lastRowFirstColumn="0" w:lastRowLastColumn="0"/>
            </w:pPr>
          </w:p>
        </w:tc>
        <w:tc>
          <w:tcPr>
            <w:tcW w:w="1307" w:type="dxa"/>
            <w:vAlign w:val="center"/>
          </w:tcPr>
          <w:p w14:paraId="24F5368A" w14:textId="313FEC9B" w:rsidR="003E7AFD" w:rsidRDefault="003E7AFD" w:rsidP="00541F98">
            <w:pPr>
              <w:spacing w:before="0"/>
              <w:jc w:val="center"/>
              <w:cnfStyle w:val="000000000000" w:firstRow="0" w:lastRow="0" w:firstColumn="0" w:lastColumn="0" w:oddVBand="0" w:evenVBand="0" w:oddHBand="0" w:evenHBand="0" w:firstRowFirstColumn="0" w:firstRowLastColumn="0" w:lastRowFirstColumn="0" w:lastRowLastColumn="0"/>
            </w:pPr>
            <w:r>
              <w:t>80</w:t>
            </w:r>
          </w:p>
        </w:tc>
      </w:tr>
      <w:tr w:rsidR="003E7AFD" w14:paraId="33BE359C" w14:textId="77777777" w:rsidTr="00BD5357">
        <w:tc>
          <w:tcPr>
            <w:cnfStyle w:val="001000000000" w:firstRow="0" w:lastRow="0" w:firstColumn="1" w:lastColumn="0" w:oddVBand="0" w:evenVBand="0" w:oddHBand="0" w:evenHBand="0" w:firstRowFirstColumn="0" w:firstRowLastColumn="0" w:lastRowFirstColumn="0" w:lastRowLastColumn="0"/>
            <w:tcW w:w="2223" w:type="dxa"/>
            <w:shd w:val="clear" w:color="auto" w:fill="F2F2F2" w:themeFill="background1" w:themeFillShade="F2"/>
          </w:tcPr>
          <w:p w14:paraId="4740EC4C" w14:textId="77777777" w:rsidR="003E7AFD" w:rsidRDefault="003E7AFD" w:rsidP="006000B2">
            <w:pPr>
              <w:spacing w:before="0"/>
            </w:pPr>
            <w:r>
              <w:t>Key</w:t>
            </w:r>
          </w:p>
        </w:tc>
        <w:tc>
          <w:tcPr>
            <w:tcW w:w="1068" w:type="dxa"/>
            <w:shd w:val="clear" w:color="auto" w:fill="F2F2F2" w:themeFill="background1" w:themeFillShade="F2"/>
            <w:vAlign w:val="center"/>
          </w:tcPr>
          <w:p w14:paraId="20B5E7FE" w14:textId="4E674B3D" w:rsidR="003E7AFD" w:rsidRDefault="003E7AFD" w:rsidP="00541F98">
            <w:pPr>
              <w:spacing w:before="0"/>
              <w:jc w:val="center"/>
              <w:cnfStyle w:val="000000000000" w:firstRow="0" w:lastRow="0" w:firstColumn="0" w:lastColumn="0" w:oddVBand="0" w:evenVBand="0" w:oddHBand="0" w:evenHBand="0" w:firstRowFirstColumn="0" w:firstRowLastColumn="0" w:lastRowFirstColumn="0" w:lastRowLastColumn="0"/>
            </w:pPr>
            <w:r>
              <w:t>C</w:t>
            </w:r>
          </w:p>
        </w:tc>
        <w:tc>
          <w:tcPr>
            <w:tcW w:w="1275" w:type="dxa"/>
            <w:shd w:val="clear" w:color="auto" w:fill="F2F2F2" w:themeFill="background1" w:themeFillShade="F2"/>
          </w:tcPr>
          <w:p w14:paraId="2BE19C3D" w14:textId="39149ABD" w:rsidR="003E7AFD" w:rsidRDefault="003E7AFD" w:rsidP="00541F98">
            <w:pPr>
              <w:spacing w:before="0"/>
              <w:jc w:val="center"/>
              <w:cnfStyle w:val="000000000000" w:firstRow="0" w:lastRow="0" w:firstColumn="0" w:lastColumn="0" w:oddVBand="0" w:evenVBand="0" w:oddHBand="0" w:evenHBand="0" w:firstRowFirstColumn="0" w:firstRowLastColumn="0" w:lastRowFirstColumn="0" w:lastRowLastColumn="0"/>
            </w:pPr>
            <w:r>
              <w:t>D</w:t>
            </w:r>
          </w:p>
        </w:tc>
        <w:tc>
          <w:tcPr>
            <w:tcW w:w="1046" w:type="dxa"/>
            <w:shd w:val="clear" w:color="auto" w:fill="F2F2F2" w:themeFill="background1" w:themeFillShade="F2"/>
            <w:vAlign w:val="center"/>
          </w:tcPr>
          <w:p w14:paraId="37085123" w14:textId="0104B007" w:rsidR="003E7AFD" w:rsidRDefault="003E7AFD" w:rsidP="00541F98">
            <w:pPr>
              <w:spacing w:before="0"/>
              <w:jc w:val="center"/>
              <w:cnfStyle w:val="000000000000" w:firstRow="0" w:lastRow="0" w:firstColumn="0" w:lastColumn="0" w:oddVBand="0" w:evenVBand="0" w:oddHBand="0" w:evenHBand="0" w:firstRowFirstColumn="0" w:firstRowLastColumn="0" w:lastRowFirstColumn="0" w:lastRowLastColumn="0"/>
            </w:pPr>
            <w:r>
              <w:t>A</w:t>
            </w:r>
          </w:p>
        </w:tc>
        <w:tc>
          <w:tcPr>
            <w:tcW w:w="1294" w:type="dxa"/>
            <w:shd w:val="clear" w:color="auto" w:fill="F2F2F2" w:themeFill="background1" w:themeFillShade="F2"/>
            <w:vAlign w:val="center"/>
          </w:tcPr>
          <w:p w14:paraId="17FA501A" w14:textId="77777777" w:rsidR="003E7AFD" w:rsidRDefault="003E7AFD" w:rsidP="00541F98">
            <w:pPr>
              <w:spacing w:before="0"/>
              <w:jc w:val="center"/>
              <w:cnfStyle w:val="000000000000" w:firstRow="0" w:lastRow="0" w:firstColumn="0" w:lastColumn="0" w:oddVBand="0" w:evenVBand="0" w:oddHBand="0" w:evenHBand="0" w:firstRowFirstColumn="0" w:firstRowLastColumn="0" w:lastRowFirstColumn="0" w:lastRowLastColumn="0"/>
            </w:pPr>
            <w:r>
              <w:t>A</w:t>
            </w:r>
          </w:p>
        </w:tc>
        <w:tc>
          <w:tcPr>
            <w:tcW w:w="1137" w:type="dxa"/>
            <w:shd w:val="clear" w:color="auto" w:fill="F2F2F2" w:themeFill="background1" w:themeFillShade="F2"/>
            <w:vAlign w:val="center"/>
          </w:tcPr>
          <w:p w14:paraId="5B95EEA4" w14:textId="5053B9B6" w:rsidR="003E7AFD" w:rsidRDefault="003E7AFD" w:rsidP="00541F98">
            <w:pPr>
              <w:spacing w:before="0"/>
              <w:jc w:val="center"/>
              <w:cnfStyle w:val="000000000000" w:firstRow="0" w:lastRow="0" w:firstColumn="0" w:lastColumn="0" w:oddVBand="0" w:evenVBand="0" w:oddHBand="0" w:evenHBand="0" w:firstRowFirstColumn="0" w:firstRowLastColumn="0" w:lastRowFirstColumn="0" w:lastRowLastColumn="0"/>
            </w:pPr>
            <w:r>
              <w:t>A/B</w:t>
            </w:r>
          </w:p>
        </w:tc>
        <w:tc>
          <w:tcPr>
            <w:tcW w:w="1307" w:type="dxa"/>
            <w:shd w:val="clear" w:color="auto" w:fill="F2F2F2" w:themeFill="background1" w:themeFillShade="F2"/>
            <w:vAlign w:val="center"/>
          </w:tcPr>
          <w:p w14:paraId="21F0F39B" w14:textId="615A5923" w:rsidR="003E7AFD" w:rsidRDefault="003E7AFD" w:rsidP="00541F98">
            <w:pPr>
              <w:spacing w:before="0"/>
              <w:jc w:val="center"/>
              <w:cnfStyle w:val="000000000000" w:firstRow="0" w:lastRow="0" w:firstColumn="0" w:lastColumn="0" w:oddVBand="0" w:evenVBand="0" w:oddHBand="0" w:evenHBand="0" w:firstRowFirstColumn="0" w:firstRowLastColumn="0" w:lastRowFirstColumn="0" w:lastRowLastColumn="0"/>
            </w:pPr>
            <w:r>
              <w:t>-</w:t>
            </w:r>
          </w:p>
        </w:tc>
      </w:tr>
    </w:tbl>
    <w:p w14:paraId="231B7345" w14:textId="43392A2C" w:rsidR="00074DB1" w:rsidRDefault="00074DB1" w:rsidP="00074DB1"/>
    <w:p w14:paraId="6F21F07C" w14:textId="0FF1BE93" w:rsidR="00074DB1" w:rsidRPr="003E7AFD" w:rsidRDefault="003E7AFD" w:rsidP="00074DB1">
      <w:pPr>
        <w:pStyle w:val="ListParagraph"/>
        <w:numPr>
          <w:ilvl w:val="0"/>
          <w:numId w:val="11"/>
        </w:numPr>
        <w:rPr>
          <w:b/>
          <w:bCs/>
        </w:rPr>
      </w:pPr>
      <w:r>
        <w:rPr>
          <w:b/>
          <w:bCs/>
        </w:rPr>
        <w:t xml:space="preserve">Table 5.02.03 Lot Setbacks. </w:t>
      </w:r>
      <w:r>
        <w:rPr>
          <w:b/>
          <w:bCs/>
          <w:i/>
          <w:iCs/>
        </w:rPr>
        <w:t>(Figure 5.02.02 Lot Setbacks and Build-To Zone)</w:t>
      </w:r>
    </w:p>
    <w:tbl>
      <w:tblPr>
        <w:tblStyle w:val="GridTable1Light"/>
        <w:tblW w:w="9393" w:type="dxa"/>
        <w:tblInd w:w="607" w:type="dxa"/>
        <w:tblLook w:val="04A0" w:firstRow="1" w:lastRow="0" w:firstColumn="1" w:lastColumn="0" w:noHBand="0" w:noVBand="1"/>
      </w:tblPr>
      <w:tblGrid>
        <w:gridCol w:w="2425"/>
        <w:gridCol w:w="1396"/>
        <w:gridCol w:w="1304"/>
        <w:gridCol w:w="1350"/>
        <w:gridCol w:w="1155"/>
        <w:gridCol w:w="1763"/>
      </w:tblGrid>
      <w:tr w:rsidR="00074DB1" w14:paraId="3ED6E8D9" w14:textId="77777777" w:rsidTr="003E7AF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25" w:type="dxa"/>
          </w:tcPr>
          <w:p w14:paraId="0413BDC3" w14:textId="77777777" w:rsidR="00074DB1" w:rsidRDefault="00074DB1" w:rsidP="003E7AFD">
            <w:pPr>
              <w:spacing w:before="0"/>
            </w:pPr>
          </w:p>
        </w:tc>
        <w:tc>
          <w:tcPr>
            <w:tcW w:w="1396" w:type="dxa"/>
          </w:tcPr>
          <w:p w14:paraId="046386EF" w14:textId="77777777" w:rsidR="00074DB1" w:rsidRDefault="00074DB1" w:rsidP="003E7AFD">
            <w:pPr>
              <w:spacing w:before="0"/>
              <w:jc w:val="center"/>
              <w:cnfStyle w:val="100000000000" w:firstRow="1" w:lastRow="0" w:firstColumn="0" w:lastColumn="0" w:oddVBand="0" w:evenVBand="0" w:oddHBand="0" w:evenHBand="0" w:firstRowFirstColumn="0" w:firstRowLastColumn="0" w:lastRowFirstColumn="0" w:lastRowLastColumn="0"/>
            </w:pPr>
            <w:r>
              <w:t>Min. Front (ft)</w:t>
            </w:r>
          </w:p>
        </w:tc>
        <w:tc>
          <w:tcPr>
            <w:tcW w:w="1304" w:type="dxa"/>
          </w:tcPr>
          <w:p w14:paraId="793C2EED" w14:textId="77777777" w:rsidR="00074DB1" w:rsidRDefault="00074DB1" w:rsidP="003E7AFD">
            <w:pPr>
              <w:spacing w:before="0"/>
              <w:jc w:val="center"/>
              <w:cnfStyle w:val="100000000000" w:firstRow="1" w:lastRow="0" w:firstColumn="0" w:lastColumn="0" w:oddVBand="0" w:evenVBand="0" w:oddHBand="0" w:evenHBand="0" w:firstRowFirstColumn="0" w:firstRowLastColumn="0" w:lastRowFirstColumn="0" w:lastRowLastColumn="0"/>
            </w:pPr>
            <w:r>
              <w:t>Min. Rear (ft)</w:t>
            </w:r>
          </w:p>
        </w:tc>
        <w:tc>
          <w:tcPr>
            <w:tcW w:w="1350" w:type="dxa"/>
          </w:tcPr>
          <w:p w14:paraId="14E12B78" w14:textId="2A93DB83" w:rsidR="00074DB1" w:rsidRDefault="00074DB1" w:rsidP="003E7AFD">
            <w:pPr>
              <w:spacing w:before="0"/>
              <w:jc w:val="center"/>
              <w:cnfStyle w:val="100000000000" w:firstRow="1" w:lastRow="0" w:firstColumn="0" w:lastColumn="0" w:oddVBand="0" w:evenVBand="0" w:oddHBand="0" w:evenHBand="0" w:firstRowFirstColumn="0" w:firstRowLastColumn="0" w:lastRowFirstColumn="0" w:lastRowLastColumn="0"/>
            </w:pPr>
            <w:r>
              <w:t>Min. Side, Interior (ft)</w:t>
            </w:r>
          </w:p>
        </w:tc>
        <w:tc>
          <w:tcPr>
            <w:tcW w:w="1155" w:type="dxa"/>
          </w:tcPr>
          <w:p w14:paraId="1D4D4754" w14:textId="605EEE8D" w:rsidR="00074DB1" w:rsidRDefault="00074DB1" w:rsidP="003E7AFD">
            <w:pPr>
              <w:spacing w:before="0"/>
              <w:jc w:val="center"/>
              <w:cnfStyle w:val="100000000000" w:firstRow="1" w:lastRow="0" w:firstColumn="0" w:lastColumn="0" w:oddVBand="0" w:evenVBand="0" w:oddHBand="0" w:evenHBand="0" w:firstRowFirstColumn="0" w:firstRowLastColumn="0" w:lastRowFirstColumn="0" w:lastRowLastColumn="0"/>
            </w:pPr>
            <w:r>
              <w:t>Min. Side, Street (ft)</w:t>
            </w:r>
          </w:p>
        </w:tc>
        <w:tc>
          <w:tcPr>
            <w:tcW w:w="1763" w:type="dxa"/>
          </w:tcPr>
          <w:p w14:paraId="38B625DA" w14:textId="6605939E" w:rsidR="00074DB1" w:rsidRDefault="003E7AFD" w:rsidP="003E7AFD">
            <w:pPr>
              <w:spacing w:before="0"/>
              <w:jc w:val="center"/>
              <w:cnfStyle w:val="100000000000" w:firstRow="1" w:lastRow="0" w:firstColumn="0" w:lastColumn="0" w:oddVBand="0" w:evenVBand="0" w:oddHBand="0" w:evenHBand="0" w:firstRowFirstColumn="0" w:firstRowLastColumn="0" w:lastRowFirstColumn="0" w:lastRowLastColumn="0"/>
            </w:pPr>
            <w:r>
              <w:t xml:space="preserve">Interior </w:t>
            </w:r>
            <w:r>
              <w:rPr>
                <w:sz w:val="16"/>
                <w:szCs w:val="16"/>
              </w:rPr>
              <w:t>(ft. btwn buildings if multiple)</w:t>
            </w:r>
          </w:p>
        </w:tc>
      </w:tr>
      <w:tr w:rsidR="00074DB1" w14:paraId="20818A71" w14:textId="77777777" w:rsidTr="003E7AFD">
        <w:trPr>
          <w:trHeight w:val="300"/>
        </w:trPr>
        <w:tc>
          <w:tcPr>
            <w:cnfStyle w:val="001000000000" w:firstRow="0" w:lastRow="0" w:firstColumn="1" w:lastColumn="0" w:oddVBand="0" w:evenVBand="0" w:oddHBand="0" w:evenHBand="0" w:firstRowFirstColumn="0" w:firstRowLastColumn="0" w:lastRowFirstColumn="0" w:lastRowLastColumn="0"/>
            <w:tcW w:w="2425" w:type="dxa"/>
          </w:tcPr>
          <w:p w14:paraId="55AF9FB4" w14:textId="7297C308" w:rsidR="00074DB1" w:rsidRDefault="00074DB1" w:rsidP="003E7AFD">
            <w:pPr>
              <w:spacing w:before="0"/>
            </w:pPr>
            <w:r>
              <w:t>Principal Structure(s)</w:t>
            </w:r>
          </w:p>
        </w:tc>
        <w:tc>
          <w:tcPr>
            <w:tcW w:w="1396" w:type="dxa"/>
            <w:vAlign w:val="center"/>
          </w:tcPr>
          <w:p w14:paraId="4D8E922F" w14:textId="719005FB" w:rsidR="00074DB1" w:rsidRDefault="008C68C6" w:rsidP="003E7AFD">
            <w:pPr>
              <w:spacing w:before="0"/>
              <w:jc w:val="center"/>
              <w:cnfStyle w:val="000000000000" w:firstRow="0" w:lastRow="0" w:firstColumn="0" w:lastColumn="0" w:oddVBand="0" w:evenVBand="0" w:oddHBand="0" w:evenHBand="0" w:firstRowFirstColumn="0" w:firstRowLastColumn="0" w:lastRowFirstColumn="0" w:lastRowLastColumn="0"/>
            </w:pPr>
            <w:r>
              <w:t>5*</w:t>
            </w:r>
          </w:p>
        </w:tc>
        <w:tc>
          <w:tcPr>
            <w:tcW w:w="1304" w:type="dxa"/>
            <w:vAlign w:val="center"/>
          </w:tcPr>
          <w:p w14:paraId="718AEE16" w14:textId="53B4FC93" w:rsidR="00074DB1" w:rsidRDefault="00895B18" w:rsidP="003E7AFD">
            <w:pPr>
              <w:spacing w:before="0"/>
              <w:jc w:val="center"/>
              <w:cnfStyle w:val="000000000000" w:firstRow="0" w:lastRow="0" w:firstColumn="0" w:lastColumn="0" w:oddVBand="0" w:evenVBand="0" w:oddHBand="0" w:evenHBand="0" w:firstRowFirstColumn="0" w:firstRowLastColumn="0" w:lastRowFirstColumn="0" w:lastRowLastColumn="0"/>
            </w:pPr>
            <w:r>
              <w:t>10^</w:t>
            </w:r>
          </w:p>
        </w:tc>
        <w:tc>
          <w:tcPr>
            <w:tcW w:w="1350" w:type="dxa"/>
            <w:vAlign w:val="center"/>
          </w:tcPr>
          <w:p w14:paraId="79DCBA19" w14:textId="363E2971" w:rsidR="00074DB1" w:rsidRDefault="00895B18" w:rsidP="003E7AFD">
            <w:pPr>
              <w:spacing w:before="0"/>
              <w:jc w:val="center"/>
              <w:cnfStyle w:val="000000000000" w:firstRow="0" w:lastRow="0" w:firstColumn="0" w:lastColumn="0" w:oddVBand="0" w:evenVBand="0" w:oddHBand="0" w:evenHBand="0" w:firstRowFirstColumn="0" w:firstRowLastColumn="0" w:lastRowFirstColumn="0" w:lastRowLastColumn="0"/>
            </w:pPr>
            <w:r>
              <w:t>No minimum*</w:t>
            </w:r>
          </w:p>
        </w:tc>
        <w:tc>
          <w:tcPr>
            <w:tcW w:w="1155" w:type="dxa"/>
            <w:vAlign w:val="center"/>
          </w:tcPr>
          <w:p w14:paraId="23DC57E1" w14:textId="36BE0F24" w:rsidR="00074DB1" w:rsidRDefault="008C68C6" w:rsidP="003E7AFD">
            <w:pPr>
              <w:spacing w:before="0"/>
              <w:jc w:val="center"/>
              <w:cnfStyle w:val="000000000000" w:firstRow="0" w:lastRow="0" w:firstColumn="0" w:lastColumn="0" w:oddVBand="0" w:evenVBand="0" w:oddHBand="0" w:evenHBand="0" w:firstRowFirstColumn="0" w:firstRowLastColumn="0" w:lastRowFirstColumn="0" w:lastRowLastColumn="0"/>
            </w:pPr>
            <w:r>
              <w:t>5*</w:t>
            </w:r>
          </w:p>
        </w:tc>
        <w:tc>
          <w:tcPr>
            <w:tcW w:w="1763" w:type="dxa"/>
            <w:vAlign w:val="center"/>
          </w:tcPr>
          <w:p w14:paraId="572423E2" w14:textId="53786E7F" w:rsidR="00074DB1" w:rsidRDefault="008C68C6" w:rsidP="003E7AFD">
            <w:pPr>
              <w:spacing w:before="0"/>
              <w:jc w:val="center"/>
              <w:cnfStyle w:val="000000000000" w:firstRow="0" w:lastRow="0" w:firstColumn="0" w:lastColumn="0" w:oddVBand="0" w:evenVBand="0" w:oddHBand="0" w:evenHBand="0" w:firstRowFirstColumn="0" w:firstRowLastColumn="0" w:lastRowFirstColumn="0" w:lastRowLastColumn="0"/>
            </w:pPr>
            <w:r>
              <w:t>No minimum</w:t>
            </w:r>
          </w:p>
        </w:tc>
      </w:tr>
      <w:tr w:rsidR="00074DB1" w14:paraId="260FDD29" w14:textId="77777777" w:rsidTr="003E7AFD">
        <w:trPr>
          <w:trHeight w:val="300"/>
        </w:trPr>
        <w:tc>
          <w:tcPr>
            <w:cnfStyle w:val="001000000000" w:firstRow="0" w:lastRow="0" w:firstColumn="1" w:lastColumn="0" w:oddVBand="0" w:evenVBand="0" w:oddHBand="0" w:evenHBand="0" w:firstRowFirstColumn="0" w:firstRowLastColumn="0" w:lastRowFirstColumn="0" w:lastRowLastColumn="0"/>
            <w:tcW w:w="2425" w:type="dxa"/>
          </w:tcPr>
          <w:p w14:paraId="24A8D5C3" w14:textId="77777777" w:rsidR="00074DB1" w:rsidRDefault="00074DB1" w:rsidP="003E7AFD">
            <w:pPr>
              <w:spacing w:before="0"/>
            </w:pPr>
            <w:r>
              <w:t>Accessory Structure(s)</w:t>
            </w:r>
          </w:p>
        </w:tc>
        <w:tc>
          <w:tcPr>
            <w:tcW w:w="1396" w:type="dxa"/>
            <w:vAlign w:val="center"/>
          </w:tcPr>
          <w:p w14:paraId="7C1D62F7" w14:textId="7E4CD7F4" w:rsidR="00074DB1" w:rsidRDefault="00895B18" w:rsidP="003E7AFD">
            <w:pPr>
              <w:spacing w:before="0"/>
              <w:jc w:val="center"/>
              <w:cnfStyle w:val="000000000000" w:firstRow="0" w:lastRow="0" w:firstColumn="0" w:lastColumn="0" w:oddVBand="0" w:evenVBand="0" w:oddHBand="0" w:evenHBand="0" w:firstRowFirstColumn="0" w:firstRowLastColumn="0" w:lastRowFirstColumn="0" w:lastRowLastColumn="0"/>
            </w:pPr>
            <w:r>
              <w:t>10*</w:t>
            </w:r>
          </w:p>
        </w:tc>
        <w:tc>
          <w:tcPr>
            <w:tcW w:w="1304" w:type="dxa"/>
            <w:vAlign w:val="center"/>
          </w:tcPr>
          <w:p w14:paraId="0E6AA8BA" w14:textId="26B4F24A" w:rsidR="00074DB1" w:rsidRDefault="00895B18" w:rsidP="003E7AFD">
            <w:pPr>
              <w:spacing w:before="0"/>
              <w:jc w:val="center"/>
              <w:cnfStyle w:val="000000000000" w:firstRow="0" w:lastRow="0" w:firstColumn="0" w:lastColumn="0" w:oddVBand="0" w:evenVBand="0" w:oddHBand="0" w:evenHBand="0" w:firstRowFirstColumn="0" w:firstRowLastColumn="0" w:lastRowFirstColumn="0" w:lastRowLastColumn="0"/>
            </w:pPr>
            <w:r>
              <w:t>10^</w:t>
            </w:r>
          </w:p>
        </w:tc>
        <w:tc>
          <w:tcPr>
            <w:tcW w:w="1350" w:type="dxa"/>
            <w:vAlign w:val="center"/>
          </w:tcPr>
          <w:p w14:paraId="2CD798F3" w14:textId="4420B7F6" w:rsidR="00074DB1" w:rsidRDefault="00895B18" w:rsidP="003E7AFD">
            <w:pPr>
              <w:spacing w:before="0"/>
              <w:jc w:val="center"/>
              <w:cnfStyle w:val="000000000000" w:firstRow="0" w:lastRow="0" w:firstColumn="0" w:lastColumn="0" w:oddVBand="0" w:evenVBand="0" w:oddHBand="0" w:evenHBand="0" w:firstRowFirstColumn="0" w:firstRowLastColumn="0" w:lastRowFirstColumn="0" w:lastRowLastColumn="0"/>
            </w:pPr>
            <w:r>
              <w:t>5*</w:t>
            </w:r>
          </w:p>
        </w:tc>
        <w:tc>
          <w:tcPr>
            <w:tcW w:w="1155" w:type="dxa"/>
            <w:vAlign w:val="center"/>
          </w:tcPr>
          <w:p w14:paraId="661370A6" w14:textId="7A95F8FB" w:rsidR="00074DB1" w:rsidRDefault="00895B18" w:rsidP="003E7AFD">
            <w:pPr>
              <w:spacing w:before="0"/>
              <w:jc w:val="center"/>
              <w:cnfStyle w:val="000000000000" w:firstRow="0" w:lastRow="0" w:firstColumn="0" w:lastColumn="0" w:oddVBand="0" w:evenVBand="0" w:oddHBand="0" w:evenHBand="0" w:firstRowFirstColumn="0" w:firstRowLastColumn="0" w:lastRowFirstColumn="0" w:lastRowLastColumn="0"/>
            </w:pPr>
            <w:r>
              <w:t>10*</w:t>
            </w:r>
          </w:p>
        </w:tc>
        <w:tc>
          <w:tcPr>
            <w:tcW w:w="1763" w:type="dxa"/>
            <w:vAlign w:val="center"/>
          </w:tcPr>
          <w:p w14:paraId="12D5905C" w14:textId="2707025E" w:rsidR="00074DB1" w:rsidRDefault="008C68C6" w:rsidP="003E7AFD">
            <w:pPr>
              <w:spacing w:before="0"/>
              <w:jc w:val="center"/>
              <w:cnfStyle w:val="000000000000" w:firstRow="0" w:lastRow="0" w:firstColumn="0" w:lastColumn="0" w:oddVBand="0" w:evenVBand="0" w:oddHBand="0" w:evenHBand="0" w:firstRowFirstColumn="0" w:firstRowLastColumn="0" w:lastRowFirstColumn="0" w:lastRowLastColumn="0"/>
            </w:pPr>
            <w:r>
              <w:t>No minimum</w:t>
            </w:r>
          </w:p>
        </w:tc>
      </w:tr>
      <w:tr w:rsidR="00895B18" w14:paraId="42C08A96" w14:textId="77777777" w:rsidTr="00C97BDF">
        <w:trPr>
          <w:trHeight w:val="300"/>
        </w:trPr>
        <w:tc>
          <w:tcPr>
            <w:cnfStyle w:val="001000000000" w:firstRow="0" w:lastRow="0" w:firstColumn="1" w:lastColumn="0" w:oddVBand="0" w:evenVBand="0" w:oddHBand="0" w:evenHBand="0" w:firstRowFirstColumn="0" w:firstRowLastColumn="0" w:lastRowFirstColumn="0" w:lastRowLastColumn="0"/>
            <w:tcW w:w="2425" w:type="dxa"/>
            <w:shd w:val="clear" w:color="auto" w:fill="F2F2F2" w:themeFill="background1" w:themeFillShade="F2"/>
          </w:tcPr>
          <w:p w14:paraId="49A4292A" w14:textId="77777777" w:rsidR="00895B18" w:rsidRDefault="00895B18" w:rsidP="003E7AFD">
            <w:pPr>
              <w:spacing w:before="0"/>
            </w:pPr>
            <w:r>
              <w:t>Key</w:t>
            </w:r>
          </w:p>
        </w:tc>
        <w:tc>
          <w:tcPr>
            <w:tcW w:w="1396" w:type="dxa"/>
            <w:shd w:val="clear" w:color="auto" w:fill="F2F2F2" w:themeFill="background1" w:themeFillShade="F2"/>
            <w:vAlign w:val="center"/>
          </w:tcPr>
          <w:p w14:paraId="39CBFDBC" w14:textId="001CC49F" w:rsidR="00895B18" w:rsidRDefault="00895B18" w:rsidP="003E7AFD">
            <w:pPr>
              <w:spacing w:before="0"/>
              <w:jc w:val="center"/>
              <w:cnfStyle w:val="000000000000" w:firstRow="0" w:lastRow="0" w:firstColumn="0" w:lastColumn="0" w:oddVBand="0" w:evenVBand="0" w:oddHBand="0" w:evenHBand="0" w:firstRowFirstColumn="0" w:firstRowLastColumn="0" w:lastRowFirstColumn="0" w:lastRowLastColumn="0"/>
            </w:pPr>
            <w:r>
              <w:t>A</w:t>
            </w:r>
          </w:p>
        </w:tc>
        <w:tc>
          <w:tcPr>
            <w:tcW w:w="1304" w:type="dxa"/>
            <w:shd w:val="clear" w:color="auto" w:fill="F2F2F2" w:themeFill="background1" w:themeFillShade="F2"/>
            <w:vAlign w:val="center"/>
          </w:tcPr>
          <w:p w14:paraId="61D1E817" w14:textId="6AAFBF0E" w:rsidR="00895B18" w:rsidRDefault="00895B18" w:rsidP="003E7AFD">
            <w:pPr>
              <w:spacing w:before="0"/>
              <w:jc w:val="center"/>
              <w:cnfStyle w:val="000000000000" w:firstRow="0" w:lastRow="0" w:firstColumn="0" w:lastColumn="0" w:oddVBand="0" w:evenVBand="0" w:oddHBand="0" w:evenHBand="0" w:firstRowFirstColumn="0" w:firstRowLastColumn="0" w:lastRowFirstColumn="0" w:lastRowLastColumn="0"/>
            </w:pPr>
            <w:r>
              <w:t>B</w:t>
            </w:r>
          </w:p>
        </w:tc>
        <w:tc>
          <w:tcPr>
            <w:tcW w:w="1350" w:type="dxa"/>
            <w:shd w:val="clear" w:color="auto" w:fill="F2F2F2" w:themeFill="background1" w:themeFillShade="F2"/>
            <w:vAlign w:val="center"/>
          </w:tcPr>
          <w:p w14:paraId="4CC1AF8B" w14:textId="73417E3C" w:rsidR="00895B18" w:rsidRDefault="00895B18" w:rsidP="003E7AFD">
            <w:pPr>
              <w:spacing w:before="0"/>
              <w:jc w:val="center"/>
              <w:cnfStyle w:val="000000000000" w:firstRow="0" w:lastRow="0" w:firstColumn="0" w:lastColumn="0" w:oddVBand="0" w:evenVBand="0" w:oddHBand="0" w:evenHBand="0" w:firstRowFirstColumn="0" w:firstRowLastColumn="0" w:lastRowFirstColumn="0" w:lastRowLastColumn="0"/>
            </w:pPr>
            <w:r>
              <w:t>C</w:t>
            </w:r>
          </w:p>
        </w:tc>
        <w:tc>
          <w:tcPr>
            <w:tcW w:w="1155" w:type="dxa"/>
            <w:shd w:val="clear" w:color="auto" w:fill="F2F2F2" w:themeFill="background1" w:themeFillShade="F2"/>
            <w:vAlign w:val="center"/>
          </w:tcPr>
          <w:p w14:paraId="3D7844A2" w14:textId="3294BF94" w:rsidR="00895B18" w:rsidRDefault="00895B18" w:rsidP="003E7AFD">
            <w:pPr>
              <w:spacing w:before="0"/>
              <w:jc w:val="center"/>
              <w:cnfStyle w:val="000000000000" w:firstRow="0" w:lastRow="0" w:firstColumn="0" w:lastColumn="0" w:oddVBand="0" w:evenVBand="0" w:oddHBand="0" w:evenHBand="0" w:firstRowFirstColumn="0" w:firstRowLastColumn="0" w:lastRowFirstColumn="0" w:lastRowLastColumn="0"/>
            </w:pPr>
            <w:r>
              <w:t>D</w:t>
            </w:r>
          </w:p>
        </w:tc>
        <w:tc>
          <w:tcPr>
            <w:tcW w:w="1763" w:type="dxa"/>
            <w:shd w:val="clear" w:color="auto" w:fill="F2F2F2" w:themeFill="background1" w:themeFillShade="F2"/>
            <w:vAlign w:val="center"/>
          </w:tcPr>
          <w:p w14:paraId="49EDCC39" w14:textId="0F866D4E" w:rsidR="00895B18" w:rsidRDefault="00895B18" w:rsidP="003E7AFD">
            <w:pPr>
              <w:spacing w:before="0"/>
              <w:jc w:val="center"/>
              <w:cnfStyle w:val="000000000000" w:firstRow="0" w:lastRow="0" w:firstColumn="0" w:lastColumn="0" w:oddVBand="0" w:evenVBand="0" w:oddHBand="0" w:evenHBand="0" w:firstRowFirstColumn="0" w:firstRowLastColumn="0" w:lastRowFirstColumn="0" w:lastRowLastColumn="0"/>
            </w:pPr>
            <w:r>
              <w:t>E</w:t>
            </w:r>
          </w:p>
        </w:tc>
      </w:tr>
    </w:tbl>
    <w:p w14:paraId="324D103F" w14:textId="77777777" w:rsidR="003E7AFD" w:rsidRPr="004A0C11" w:rsidRDefault="003E7AFD" w:rsidP="003E7AFD">
      <w:pPr>
        <w:spacing w:before="0" w:after="0"/>
        <w:ind w:left="720"/>
        <w:rPr>
          <w:sz w:val="16"/>
          <w:szCs w:val="16"/>
        </w:rPr>
      </w:pPr>
      <w:r>
        <w:rPr>
          <w:sz w:val="16"/>
          <w:szCs w:val="16"/>
        </w:rPr>
        <w:t>^Setback increases to 35 feet if abutting a residential zoning district or lot with an established residential use.</w:t>
      </w:r>
    </w:p>
    <w:p w14:paraId="5175127C" w14:textId="77777777" w:rsidR="003E7AFD" w:rsidRPr="004A0C11" w:rsidRDefault="003E7AFD" w:rsidP="003E7AFD">
      <w:pPr>
        <w:spacing w:before="0" w:after="0"/>
        <w:ind w:left="720"/>
        <w:rPr>
          <w:sz w:val="16"/>
          <w:szCs w:val="16"/>
        </w:rPr>
      </w:pPr>
      <w:r>
        <w:rPr>
          <w:sz w:val="16"/>
          <w:szCs w:val="16"/>
        </w:rPr>
        <w:t>*Street frontage type may dictate a reduced setback; refer to Article 18 for additional detail.</w:t>
      </w:r>
    </w:p>
    <w:p w14:paraId="6F917B33" w14:textId="0313A97D" w:rsidR="00074DB1" w:rsidRDefault="00074DB1" w:rsidP="00074DB1"/>
    <w:p w14:paraId="5CF9D994" w14:textId="3FF506D5" w:rsidR="00C97BDF" w:rsidRPr="000030BA" w:rsidRDefault="005B6C2A" w:rsidP="00C97BDF">
      <w:pPr>
        <w:pStyle w:val="ListParagraph"/>
        <w:numPr>
          <w:ilvl w:val="0"/>
          <w:numId w:val="11"/>
        </w:numPr>
        <w:rPr>
          <w:b/>
          <w:bCs/>
        </w:rPr>
      </w:pPr>
      <w:r>
        <w:rPr>
          <w:b/>
          <w:bCs/>
        </w:rPr>
        <w:t xml:space="preserve">Table 5.02.04 Build-to Zone. </w:t>
      </w:r>
      <w:r>
        <w:rPr>
          <w:b/>
          <w:bCs/>
          <w:i/>
          <w:iCs/>
        </w:rPr>
        <w:t>(Figure 5.02.02 Lot Setbacks and Build-To Zone)</w:t>
      </w:r>
    </w:p>
    <w:tbl>
      <w:tblPr>
        <w:tblStyle w:val="GridTable1Light"/>
        <w:tblW w:w="8792" w:type="dxa"/>
        <w:tblInd w:w="607" w:type="dxa"/>
        <w:tblLayout w:type="fixed"/>
        <w:tblLook w:val="04A0" w:firstRow="1" w:lastRow="0" w:firstColumn="1" w:lastColumn="0" w:noHBand="0" w:noVBand="1"/>
      </w:tblPr>
      <w:tblGrid>
        <w:gridCol w:w="2425"/>
        <w:gridCol w:w="1260"/>
        <w:gridCol w:w="810"/>
        <w:gridCol w:w="804"/>
        <w:gridCol w:w="1183"/>
        <w:gridCol w:w="1183"/>
        <w:gridCol w:w="1127"/>
      </w:tblGrid>
      <w:tr w:rsidR="00C97BDF" w14:paraId="32E86232" w14:textId="77777777" w:rsidTr="001C1B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781CDABA" w14:textId="77777777" w:rsidR="00C97BDF" w:rsidRDefault="00C97BDF" w:rsidP="00C97BDF">
            <w:pPr>
              <w:spacing w:before="0"/>
            </w:pPr>
          </w:p>
        </w:tc>
        <w:tc>
          <w:tcPr>
            <w:tcW w:w="1260" w:type="dxa"/>
            <w:vAlign w:val="center"/>
          </w:tcPr>
          <w:p w14:paraId="06001B38" w14:textId="77777777" w:rsidR="00C97BDF" w:rsidRDefault="00C97BDF" w:rsidP="00C97BDF">
            <w:pPr>
              <w:spacing w:before="0"/>
              <w:jc w:val="center"/>
              <w:cnfStyle w:val="100000000000" w:firstRow="1" w:lastRow="0" w:firstColumn="0" w:lastColumn="0" w:oddVBand="0" w:evenVBand="0" w:oddHBand="0" w:evenHBand="0" w:firstRowFirstColumn="0" w:firstRowLastColumn="0" w:lastRowFirstColumn="0" w:lastRowLastColumn="0"/>
            </w:pPr>
            <w:r>
              <w:t>BTZ  - Front (ft)</w:t>
            </w:r>
          </w:p>
        </w:tc>
        <w:tc>
          <w:tcPr>
            <w:tcW w:w="810" w:type="dxa"/>
            <w:vAlign w:val="center"/>
          </w:tcPr>
          <w:p w14:paraId="4D20DA62" w14:textId="77777777" w:rsidR="00C97BDF" w:rsidRDefault="00C97BDF" w:rsidP="00C97BDF">
            <w:pPr>
              <w:spacing w:before="0"/>
              <w:jc w:val="center"/>
              <w:cnfStyle w:val="100000000000" w:firstRow="1" w:lastRow="0" w:firstColumn="0" w:lastColumn="0" w:oddVBand="0" w:evenVBand="0" w:oddHBand="0" w:evenHBand="0" w:firstRowFirstColumn="0" w:firstRowLastColumn="0" w:lastRowFirstColumn="0" w:lastRowLastColumn="0"/>
            </w:pPr>
            <w:r>
              <w:t>Front (%)</w:t>
            </w:r>
          </w:p>
        </w:tc>
        <w:tc>
          <w:tcPr>
            <w:tcW w:w="804" w:type="dxa"/>
            <w:shd w:val="clear" w:color="auto" w:fill="F2F2F2" w:themeFill="background1" w:themeFillShade="F2"/>
            <w:vAlign w:val="center"/>
          </w:tcPr>
          <w:p w14:paraId="0066AD6F" w14:textId="77777777" w:rsidR="00C97BDF" w:rsidRDefault="00C97BDF" w:rsidP="00C97BDF">
            <w:pPr>
              <w:spacing w:before="0"/>
              <w:jc w:val="center"/>
              <w:cnfStyle w:val="100000000000" w:firstRow="1" w:lastRow="0" w:firstColumn="0" w:lastColumn="0" w:oddVBand="0" w:evenVBand="0" w:oddHBand="0" w:evenHBand="0" w:firstRowFirstColumn="0" w:firstRowLastColumn="0" w:lastRowFirstColumn="0" w:lastRowLastColumn="0"/>
            </w:pPr>
            <w:r>
              <w:t>Key</w:t>
            </w:r>
          </w:p>
        </w:tc>
        <w:tc>
          <w:tcPr>
            <w:tcW w:w="1183" w:type="dxa"/>
            <w:vAlign w:val="center"/>
          </w:tcPr>
          <w:p w14:paraId="7E1827E7" w14:textId="77777777" w:rsidR="00C97BDF" w:rsidRDefault="00C97BDF" w:rsidP="00C97BDF">
            <w:pPr>
              <w:spacing w:before="0"/>
              <w:jc w:val="center"/>
              <w:cnfStyle w:val="100000000000" w:firstRow="1" w:lastRow="0" w:firstColumn="0" w:lastColumn="0" w:oddVBand="0" w:evenVBand="0" w:oddHBand="0" w:evenHBand="0" w:firstRowFirstColumn="0" w:firstRowLastColumn="0" w:lastRowFirstColumn="0" w:lastRowLastColumn="0"/>
            </w:pPr>
            <w:r>
              <w:t>BTZ – Side Street (ft)</w:t>
            </w:r>
          </w:p>
        </w:tc>
        <w:tc>
          <w:tcPr>
            <w:tcW w:w="1183" w:type="dxa"/>
            <w:vAlign w:val="center"/>
          </w:tcPr>
          <w:p w14:paraId="7FBFCC0A" w14:textId="77777777" w:rsidR="00C97BDF" w:rsidRDefault="00C97BDF" w:rsidP="00C97BDF">
            <w:pPr>
              <w:spacing w:before="0"/>
              <w:jc w:val="center"/>
              <w:cnfStyle w:val="100000000000" w:firstRow="1" w:lastRow="0" w:firstColumn="0" w:lastColumn="0" w:oddVBand="0" w:evenVBand="0" w:oddHBand="0" w:evenHBand="0" w:firstRowFirstColumn="0" w:firstRowLastColumn="0" w:lastRowFirstColumn="0" w:lastRowLastColumn="0"/>
            </w:pPr>
            <w:r>
              <w:t>Side Street (%)</w:t>
            </w:r>
          </w:p>
        </w:tc>
        <w:tc>
          <w:tcPr>
            <w:tcW w:w="1127" w:type="dxa"/>
            <w:shd w:val="clear" w:color="auto" w:fill="F2F2F2" w:themeFill="background1" w:themeFillShade="F2"/>
            <w:vAlign w:val="center"/>
          </w:tcPr>
          <w:p w14:paraId="7C03A546" w14:textId="77777777" w:rsidR="00C97BDF" w:rsidRDefault="00C97BDF" w:rsidP="00C97BDF">
            <w:pPr>
              <w:spacing w:before="0"/>
              <w:jc w:val="center"/>
              <w:cnfStyle w:val="100000000000" w:firstRow="1" w:lastRow="0" w:firstColumn="0" w:lastColumn="0" w:oddVBand="0" w:evenVBand="0" w:oddHBand="0" w:evenHBand="0" w:firstRowFirstColumn="0" w:firstRowLastColumn="0" w:lastRowFirstColumn="0" w:lastRowLastColumn="0"/>
            </w:pPr>
            <w:r>
              <w:t>Key</w:t>
            </w:r>
          </w:p>
        </w:tc>
      </w:tr>
      <w:tr w:rsidR="00C97BDF" w14:paraId="22B5B2CB" w14:textId="77777777" w:rsidTr="001C1B89">
        <w:tc>
          <w:tcPr>
            <w:cnfStyle w:val="001000000000" w:firstRow="0" w:lastRow="0" w:firstColumn="1" w:lastColumn="0" w:oddVBand="0" w:evenVBand="0" w:oddHBand="0" w:evenHBand="0" w:firstRowFirstColumn="0" w:firstRowLastColumn="0" w:lastRowFirstColumn="0" w:lastRowLastColumn="0"/>
            <w:tcW w:w="2425" w:type="dxa"/>
          </w:tcPr>
          <w:p w14:paraId="180BE412" w14:textId="77777777" w:rsidR="00C97BDF" w:rsidRDefault="00C97BDF" w:rsidP="00C97BDF">
            <w:pPr>
              <w:spacing w:before="0"/>
            </w:pPr>
            <w:r>
              <w:t>Principal Structure(s)</w:t>
            </w:r>
          </w:p>
        </w:tc>
        <w:tc>
          <w:tcPr>
            <w:tcW w:w="1260" w:type="dxa"/>
            <w:vAlign w:val="center"/>
          </w:tcPr>
          <w:p w14:paraId="1B393A18" w14:textId="77777777" w:rsidR="00C97BDF" w:rsidRDefault="00C97BDF" w:rsidP="00C97BDF">
            <w:pPr>
              <w:spacing w:before="0"/>
              <w:jc w:val="center"/>
              <w:cnfStyle w:val="000000000000" w:firstRow="0" w:lastRow="0" w:firstColumn="0" w:lastColumn="0" w:oddVBand="0" w:evenVBand="0" w:oddHBand="0" w:evenHBand="0" w:firstRowFirstColumn="0" w:firstRowLastColumn="0" w:lastRowFirstColumn="0" w:lastRowLastColumn="0"/>
            </w:pPr>
            <w:r>
              <w:t>10</w:t>
            </w:r>
          </w:p>
        </w:tc>
        <w:tc>
          <w:tcPr>
            <w:tcW w:w="810" w:type="dxa"/>
            <w:vAlign w:val="center"/>
          </w:tcPr>
          <w:p w14:paraId="7D765CFE" w14:textId="2E2473C0" w:rsidR="00C97BDF" w:rsidRDefault="00C97BDF" w:rsidP="00C97BDF">
            <w:pPr>
              <w:spacing w:before="0"/>
              <w:jc w:val="center"/>
              <w:cnfStyle w:val="000000000000" w:firstRow="0" w:lastRow="0" w:firstColumn="0" w:lastColumn="0" w:oddVBand="0" w:evenVBand="0" w:oddHBand="0" w:evenHBand="0" w:firstRowFirstColumn="0" w:firstRowLastColumn="0" w:lastRowFirstColumn="0" w:lastRowLastColumn="0"/>
            </w:pPr>
            <w:r>
              <w:t>50^</w:t>
            </w:r>
          </w:p>
        </w:tc>
        <w:tc>
          <w:tcPr>
            <w:tcW w:w="804" w:type="dxa"/>
            <w:shd w:val="clear" w:color="auto" w:fill="F2F2F2" w:themeFill="background1" w:themeFillShade="F2"/>
            <w:vAlign w:val="center"/>
          </w:tcPr>
          <w:p w14:paraId="40DA77E8" w14:textId="77777777" w:rsidR="00C97BDF" w:rsidRDefault="00C97BDF" w:rsidP="00C97BDF">
            <w:pPr>
              <w:spacing w:before="0"/>
              <w:jc w:val="center"/>
              <w:cnfStyle w:val="000000000000" w:firstRow="0" w:lastRow="0" w:firstColumn="0" w:lastColumn="0" w:oddVBand="0" w:evenVBand="0" w:oddHBand="0" w:evenHBand="0" w:firstRowFirstColumn="0" w:firstRowLastColumn="0" w:lastRowFirstColumn="0" w:lastRowLastColumn="0"/>
            </w:pPr>
            <w:r>
              <w:t>F</w:t>
            </w:r>
          </w:p>
        </w:tc>
        <w:tc>
          <w:tcPr>
            <w:tcW w:w="1183" w:type="dxa"/>
            <w:vAlign w:val="center"/>
          </w:tcPr>
          <w:p w14:paraId="1836CDE2" w14:textId="77777777" w:rsidR="00C97BDF" w:rsidRDefault="00C97BDF" w:rsidP="00C97BDF">
            <w:pPr>
              <w:spacing w:before="0"/>
              <w:jc w:val="center"/>
              <w:cnfStyle w:val="000000000000" w:firstRow="0" w:lastRow="0" w:firstColumn="0" w:lastColumn="0" w:oddVBand="0" w:evenVBand="0" w:oddHBand="0" w:evenHBand="0" w:firstRowFirstColumn="0" w:firstRowLastColumn="0" w:lastRowFirstColumn="0" w:lastRowLastColumn="0"/>
            </w:pPr>
            <w:r>
              <w:t>10</w:t>
            </w:r>
          </w:p>
        </w:tc>
        <w:tc>
          <w:tcPr>
            <w:tcW w:w="1183" w:type="dxa"/>
            <w:vAlign w:val="center"/>
          </w:tcPr>
          <w:p w14:paraId="09851F56" w14:textId="6DD5622E" w:rsidR="00C97BDF" w:rsidRDefault="00C97BDF" w:rsidP="00C97BDF">
            <w:pPr>
              <w:spacing w:before="0"/>
              <w:jc w:val="center"/>
              <w:cnfStyle w:val="000000000000" w:firstRow="0" w:lastRow="0" w:firstColumn="0" w:lastColumn="0" w:oddVBand="0" w:evenVBand="0" w:oddHBand="0" w:evenHBand="0" w:firstRowFirstColumn="0" w:firstRowLastColumn="0" w:lastRowFirstColumn="0" w:lastRowLastColumn="0"/>
            </w:pPr>
            <w:r>
              <w:t>40^</w:t>
            </w:r>
          </w:p>
        </w:tc>
        <w:tc>
          <w:tcPr>
            <w:tcW w:w="1127" w:type="dxa"/>
            <w:shd w:val="clear" w:color="auto" w:fill="F2F2F2" w:themeFill="background1" w:themeFillShade="F2"/>
            <w:vAlign w:val="center"/>
          </w:tcPr>
          <w:p w14:paraId="530FDD9D" w14:textId="77777777" w:rsidR="00C97BDF" w:rsidRDefault="00C97BDF" w:rsidP="00C97BDF">
            <w:pPr>
              <w:spacing w:before="0"/>
              <w:jc w:val="center"/>
              <w:cnfStyle w:val="000000000000" w:firstRow="0" w:lastRow="0" w:firstColumn="0" w:lastColumn="0" w:oddVBand="0" w:evenVBand="0" w:oddHBand="0" w:evenHBand="0" w:firstRowFirstColumn="0" w:firstRowLastColumn="0" w:lastRowFirstColumn="0" w:lastRowLastColumn="0"/>
            </w:pPr>
            <w:r>
              <w:t>G</w:t>
            </w:r>
          </w:p>
        </w:tc>
      </w:tr>
      <w:tr w:rsidR="00C97BDF" w14:paraId="0BAE6C3F" w14:textId="77777777" w:rsidTr="001C1B89">
        <w:tc>
          <w:tcPr>
            <w:cnfStyle w:val="001000000000" w:firstRow="0" w:lastRow="0" w:firstColumn="1" w:lastColumn="0" w:oddVBand="0" w:evenVBand="0" w:oddHBand="0" w:evenHBand="0" w:firstRowFirstColumn="0" w:firstRowLastColumn="0" w:lastRowFirstColumn="0" w:lastRowLastColumn="0"/>
            <w:tcW w:w="2425" w:type="dxa"/>
          </w:tcPr>
          <w:p w14:paraId="2F98D8A9" w14:textId="77777777" w:rsidR="00C97BDF" w:rsidRDefault="00C97BDF" w:rsidP="00C97BDF">
            <w:pPr>
              <w:spacing w:before="0"/>
            </w:pPr>
            <w:r>
              <w:t>Accessory Structure(s)*</w:t>
            </w:r>
          </w:p>
        </w:tc>
        <w:tc>
          <w:tcPr>
            <w:tcW w:w="1260" w:type="dxa"/>
            <w:vAlign w:val="center"/>
          </w:tcPr>
          <w:p w14:paraId="15BC86BE" w14:textId="77777777" w:rsidR="00C97BDF" w:rsidRDefault="00C97BDF" w:rsidP="00C97BDF">
            <w:pPr>
              <w:spacing w:before="0"/>
              <w:jc w:val="center"/>
              <w:cnfStyle w:val="000000000000" w:firstRow="0" w:lastRow="0" w:firstColumn="0" w:lastColumn="0" w:oddVBand="0" w:evenVBand="0" w:oddHBand="0" w:evenHBand="0" w:firstRowFirstColumn="0" w:firstRowLastColumn="0" w:lastRowFirstColumn="0" w:lastRowLastColumn="0"/>
            </w:pPr>
            <w:r>
              <w:t>None established</w:t>
            </w:r>
          </w:p>
        </w:tc>
        <w:tc>
          <w:tcPr>
            <w:tcW w:w="810" w:type="dxa"/>
            <w:vAlign w:val="center"/>
          </w:tcPr>
          <w:p w14:paraId="7C89D51A" w14:textId="77777777" w:rsidR="00C97BDF" w:rsidRDefault="00C97BDF" w:rsidP="00C97BDF">
            <w:pPr>
              <w:spacing w:before="0"/>
              <w:jc w:val="center"/>
              <w:cnfStyle w:val="000000000000" w:firstRow="0" w:lastRow="0" w:firstColumn="0" w:lastColumn="0" w:oddVBand="0" w:evenVBand="0" w:oddHBand="0" w:evenHBand="0" w:firstRowFirstColumn="0" w:firstRowLastColumn="0" w:lastRowFirstColumn="0" w:lastRowLastColumn="0"/>
            </w:pPr>
            <w:r>
              <w:t>n/a</w:t>
            </w:r>
          </w:p>
        </w:tc>
        <w:tc>
          <w:tcPr>
            <w:tcW w:w="804" w:type="dxa"/>
            <w:shd w:val="clear" w:color="auto" w:fill="F2F2F2" w:themeFill="background1" w:themeFillShade="F2"/>
            <w:vAlign w:val="center"/>
          </w:tcPr>
          <w:p w14:paraId="78DFC398" w14:textId="77777777" w:rsidR="00C97BDF" w:rsidRDefault="00C97BDF" w:rsidP="00C97BDF">
            <w:pPr>
              <w:spacing w:before="0"/>
              <w:jc w:val="center"/>
              <w:cnfStyle w:val="000000000000" w:firstRow="0" w:lastRow="0" w:firstColumn="0" w:lastColumn="0" w:oddVBand="0" w:evenVBand="0" w:oddHBand="0" w:evenHBand="0" w:firstRowFirstColumn="0" w:firstRowLastColumn="0" w:lastRowFirstColumn="0" w:lastRowLastColumn="0"/>
            </w:pPr>
            <w:r>
              <w:t>F</w:t>
            </w:r>
          </w:p>
        </w:tc>
        <w:tc>
          <w:tcPr>
            <w:tcW w:w="1183" w:type="dxa"/>
            <w:vAlign w:val="center"/>
          </w:tcPr>
          <w:p w14:paraId="6613D33E" w14:textId="3FC08E20" w:rsidR="00C97BDF" w:rsidRDefault="002A44A8" w:rsidP="00C97BDF">
            <w:pPr>
              <w:spacing w:before="0"/>
              <w:jc w:val="center"/>
              <w:cnfStyle w:val="000000000000" w:firstRow="0" w:lastRow="0" w:firstColumn="0" w:lastColumn="0" w:oddVBand="0" w:evenVBand="0" w:oddHBand="0" w:evenHBand="0" w:firstRowFirstColumn="0" w:firstRowLastColumn="0" w:lastRowFirstColumn="0" w:lastRowLastColumn="0"/>
            </w:pPr>
            <w:r>
              <w:t>20</w:t>
            </w:r>
          </w:p>
        </w:tc>
        <w:tc>
          <w:tcPr>
            <w:tcW w:w="1183" w:type="dxa"/>
            <w:vAlign w:val="center"/>
          </w:tcPr>
          <w:p w14:paraId="219BF181" w14:textId="0E527556" w:rsidR="00C97BDF" w:rsidRDefault="00C97BDF" w:rsidP="00C97BDF">
            <w:pPr>
              <w:spacing w:before="0"/>
              <w:jc w:val="center"/>
              <w:cnfStyle w:val="000000000000" w:firstRow="0" w:lastRow="0" w:firstColumn="0" w:lastColumn="0" w:oddVBand="0" w:evenVBand="0" w:oddHBand="0" w:evenHBand="0" w:firstRowFirstColumn="0" w:firstRowLastColumn="0" w:lastRowFirstColumn="0" w:lastRowLastColumn="0"/>
            </w:pPr>
            <w:r>
              <w:t>40</w:t>
            </w:r>
          </w:p>
        </w:tc>
        <w:tc>
          <w:tcPr>
            <w:tcW w:w="1127" w:type="dxa"/>
            <w:shd w:val="clear" w:color="auto" w:fill="F2F2F2" w:themeFill="background1" w:themeFillShade="F2"/>
            <w:vAlign w:val="center"/>
          </w:tcPr>
          <w:p w14:paraId="3B5F895E" w14:textId="77777777" w:rsidR="00C97BDF" w:rsidRDefault="00C97BDF" w:rsidP="00C97BDF">
            <w:pPr>
              <w:spacing w:before="0"/>
              <w:jc w:val="center"/>
              <w:cnfStyle w:val="000000000000" w:firstRow="0" w:lastRow="0" w:firstColumn="0" w:lastColumn="0" w:oddVBand="0" w:evenVBand="0" w:oddHBand="0" w:evenHBand="0" w:firstRowFirstColumn="0" w:firstRowLastColumn="0" w:lastRowFirstColumn="0" w:lastRowLastColumn="0"/>
            </w:pPr>
            <w:r>
              <w:t>G</w:t>
            </w:r>
          </w:p>
        </w:tc>
      </w:tr>
    </w:tbl>
    <w:p w14:paraId="15C952E5" w14:textId="70C5BEE0" w:rsidR="00563D43" w:rsidRDefault="00563D43" w:rsidP="00563D43">
      <w:pPr>
        <w:spacing w:before="0" w:after="0"/>
        <w:ind w:left="720"/>
        <w:rPr>
          <w:sz w:val="16"/>
          <w:szCs w:val="16"/>
        </w:rPr>
      </w:pPr>
      <w:r>
        <w:rPr>
          <w:sz w:val="16"/>
          <w:szCs w:val="16"/>
        </w:rPr>
        <w:t>^When multiple principal structures are present on a lot or development site, the % façade requirement within the established build-to zone reflects the combined total amount of façade required in the build-to zone.</w:t>
      </w:r>
    </w:p>
    <w:p w14:paraId="3AC7EDBC" w14:textId="47795BF3" w:rsidR="00C97BDF" w:rsidRPr="00C97BDF" w:rsidRDefault="00C97BDF" w:rsidP="00563D43">
      <w:pPr>
        <w:spacing w:before="0" w:after="0"/>
        <w:ind w:left="720"/>
        <w:rPr>
          <w:sz w:val="16"/>
          <w:szCs w:val="16"/>
        </w:rPr>
      </w:pPr>
      <w:r>
        <w:rPr>
          <w:sz w:val="16"/>
          <w:szCs w:val="16"/>
        </w:rPr>
        <w:t>*Must be located behind the front façade line of a principal structure.</w:t>
      </w:r>
    </w:p>
    <w:p w14:paraId="3B304425" w14:textId="27019D54" w:rsidR="00074DB1" w:rsidRPr="000030BA" w:rsidRDefault="00C97BDF" w:rsidP="00C97BDF">
      <w:pPr>
        <w:pStyle w:val="ListParagraph"/>
        <w:numPr>
          <w:ilvl w:val="0"/>
          <w:numId w:val="11"/>
        </w:numPr>
        <w:rPr>
          <w:b/>
          <w:bCs/>
        </w:rPr>
      </w:pPr>
      <w:r>
        <w:rPr>
          <w:b/>
          <w:bCs/>
        </w:rPr>
        <w:t xml:space="preserve">Table 5.02.04 Building Height. </w:t>
      </w:r>
      <w:r>
        <w:rPr>
          <w:b/>
          <w:bCs/>
          <w:i/>
          <w:iCs/>
        </w:rPr>
        <w:t>(Figure 5.02.03 Building Height)</w:t>
      </w:r>
    </w:p>
    <w:tbl>
      <w:tblPr>
        <w:tblStyle w:val="GridTable1Light"/>
        <w:tblW w:w="6565" w:type="dxa"/>
        <w:tblInd w:w="607" w:type="dxa"/>
        <w:tblLook w:val="04A0" w:firstRow="1" w:lastRow="0" w:firstColumn="1" w:lastColumn="0" w:noHBand="0" w:noVBand="1"/>
      </w:tblPr>
      <w:tblGrid>
        <w:gridCol w:w="2425"/>
        <w:gridCol w:w="990"/>
        <w:gridCol w:w="654"/>
        <w:gridCol w:w="1686"/>
        <w:gridCol w:w="810"/>
      </w:tblGrid>
      <w:tr w:rsidR="00074DB1" w14:paraId="06B6C096" w14:textId="77777777" w:rsidTr="001C1B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45B31995" w14:textId="77777777" w:rsidR="00074DB1" w:rsidRDefault="00074DB1" w:rsidP="005B6C2A">
            <w:pPr>
              <w:spacing w:before="0"/>
            </w:pPr>
          </w:p>
        </w:tc>
        <w:tc>
          <w:tcPr>
            <w:tcW w:w="990" w:type="dxa"/>
            <w:vAlign w:val="center"/>
          </w:tcPr>
          <w:p w14:paraId="02E93051" w14:textId="77777777" w:rsidR="00074DB1" w:rsidRDefault="00074DB1" w:rsidP="005B6C2A">
            <w:pPr>
              <w:spacing w:before="0"/>
              <w:jc w:val="center"/>
              <w:cnfStyle w:val="100000000000" w:firstRow="1" w:lastRow="0" w:firstColumn="0" w:lastColumn="0" w:oddVBand="0" w:evenVBand="0" w:oddHBand="0" w:evenHBand="0" w:firstRowFirstColumn="0" w:firstRowLastColumn="0" w:lastRowFirstColumn="0" w:lastRowLastColumn="0"/>
            </w:pPr>
            <w:r>
              <w:t>Max Height (ft)</w:t>
            </w:r>
          </w:p>
        </w:tc>
        <w:tc>
          <w:tcPr>
            <w:tcW w:w="654" w:type="dxa"/>
            <w:shd w:val="clear" w:color="auto" w:fill="F2F2F2" w:themeFill="background1" w:themeFillShade="F2"/>
            <w:vAlign w:val="center"/>
          </w:tcPr>
          <w:p w14:paraId="46EF35F8" w14:textId="77777777" w:rsidR="00074DB1" w:rsidRDefault="00074DB1" w:rsidP="005B6C2A">
            <w:pPr>
              <w:spacing w:before="0"/>
              <w:jc w:val="center"/>
              <w:cnfStyle w:val="100000000000" w:firstRow="1" w:lastRow="0" w:firstColumn="0" w:lastColumn="0" w:oddVBand="0" w:evenVBand="0" w:oddHBand="0" w:evenHBand="0" w:firstRowFirstColumn="0" w:firstRowLastColumn="0" w:lastRowFirstColumn="0" w:lastRowLastColumn="0"/>
            </w:pPr>
            <w:r>
              <w:t>Key</w:t>
            </w:r>
          </w:p>
        </w:tc>
        <w:tc>
          <w:tcPr>
            <w:tcW w:w="1686" w:type="dxa"/>
            <w:vAlign w:val="center"/>
          </w:tcPr>
          <w:p w14:paraId="61F63AD1" w14:textId="3F0782B8" w:rsidR="00074DB1" w:rsidRDefault="00074DB1" w:rsidP="005B6C2A">
            <w:pPr>
              <w:spacing w:before="0"/>
              <w:jc w:val="center"/>
              <w:cnfStyle w:val="100000000000" w:firstRow="1" w:lastRow="0" w:firstColumn="0" w:lastColumn="0" w:oddVBand="0" w:evenVBand="0" w:oddHBand="0" w:evenHBand="0" w:firstRowFirstColumn="0" w:firstRowLastColumn="0" w:lastRowFirstColumn="0" w:lastRowLastColumn="0"/>
            </w:pPr>
            <w:r>
              <w:t>Max Height, First Story (ft)</w:t>
            </w:r>
          </w:p>
        </w:tc>
        <w:tc>
          <w:tcPr>
            <w:tcW w:w="810" w:type="dxa"/>
            <w:shd w:val="clear" w:color="auto" w:fill="F2F2F2" w:themeFill="background1" w:themeFillShade="F2"/>
            <w:vAlign w:val="center"/>
          </w:tcPr>
          <w:p w14:paraId="3E3B5EF5" w14:textId="77777777" w:rsidR="00074DB1" w:rsidRDefault="00074DB1" w:rsidP="005B6C2A">
            <w:pPr>
              <w:spacing w:before="0"/>
              <w:jc w:val="center"/>
              <w:cnfStyle w:val="100000000000" w:firstRow="1" w:lastRow="0" w:firstColumn="0" w:lastColumn="0" w:oddVBand="0" w:evenVBand="0" w:oddHBand="0" w:evenHBand="0" w:firstRowFirstColumn="0" w:firstRowLastColumn="0" w:lastRowFirstColumn="0" w:lastRowLastColumn="0"/>
            </w:pPr>
            <w:r>
              <w:t>Key</w:t>
            </w:r>
          </w:p>
        </w:tc>
      </w:tr>
      <w:tr w:rsidR="00074DB1" w14:paraId="66FBF76B" w14:textId="77777777" w:rsidTr="001C1B89">
        <w:tc>
          <w:tcPr>
            <w:cnfStyle w:val="001000000000" w:firstRow="0" w:lastRow="0" w:firstColumn="1" w:lastColumn="0" w:oddVBand="0" w:evenVBand="0" w:oddHBand="0" w:evenHBand="0" w:firstRowFirstColumn="0" w:firstRowLastColumn="0" w:lastRowFirstColumn="0" w:lastRowLastColumn="0"/>
            <w:tcW w:w="2425" w:type="dxa"/>
          </w:tcPr>
          <w:p w14:paraId="2C06FD54" w14:textId="0584A4AE" w:rsidR="00074DB1" w:rsidRDefault="00074DB1" w:rsidP="005B6C2A">
            <w:pPr>
              <w:spacing w:before="0"/>
            </w:pPr>
            <w:r>
              <w:t>Principal Structure(s)</w:t>
            </w:r>
          </w:p>
        </w:tc>
        <w:tc>
          <w:tcPr>
            <w:tcW w:w="990" w:type="dxa"/>
            <w:vAlign w:val="center"/>
          </w:tcPr>
          <w:p w14:paraId="23315A42" w14:textId="1A4E206F" w:rsidR="00074DB1" w:rsidRDefault="00895B18" w:rsidP="005B6C2A">
            <w:pPr>
              <w:spacing w:before="0"/>
              <w:jc w:val="center"/>
              <w:cnfStyle w:val="000000000000" w:firstRow="0" w:lastRow="0" w:firstColumn="0" w:lastColumn="0" w:oddVBand="0" w:evenVBand="0" w:oddHBand="0" w:evenHBand="0" w:firstRowFirstColumn="0" w:firstRowLastColumn="0" w:lastRowFirstColumn="0" w:lastRowLastColumn="0"/>
            </w:pPr>
            <w:r>
              <w:t>35</w:t>
            </w:r>
          </w:p>
        </w:tc>
        <w:tc>
          <w:tcPr>
            <w:tcW w:w="654" w:type="dxa"/>
            <w:shd w:val="clear" w:color="auto" w:fill="F2F2F2" w:themeFill="background1" w:themeFillShade="F2"/>
            <w:vAlign w:val="center"/>
          </w:tcPr>
          <w:p w14:paraId="3760482E" w14:textId="074FF294" w:rsidR="00074DB1" w:rsidRDefault="00895B18" w:rsidP="005B6C2A">
            <w:pPr>
              <w:spacing w:before="0"/>
              <w:jc w:val="center"/>
              <w:cnfStyle w:val="000000000000" w:firstRow="0" w:lastRow="0" w:firstColumn="0" w:lastColumn="0" w:oddVBand="0" w:evenVBand="0" w:oddHBand="0" w:evenHBand="0" w:firstRowFirstColumn="0" w:firstRowLastColumn="0" w:lastRowFirstColumn="0" w:lastRowLastColumn="0"/>
            </w:pPr>
            <w:r>
              <w:t>A</w:t>
            </w:r>
          </w:p>
        </w:tc>
        <w:tc>
          <w:tcPr>
            <w:tcW w:w="1686" w:type="dxa"/>
            <w:vAlign w:val="center"/>
          </w:tcPr>
          <w:p w14:paraId="03BDDB04" w14:textId="5FC2ADCB" w:rsidR="00074DB1" w:rsidRDefault="00895B18" w:rsidP="005B6C2A">
            <w:pPr>
              <w:spacing w:before="0"/>
              <w:jc w:val="center"/>
              <w:cnfStyle w:val="000000000000" w:firstRow="0" w:lastRow="0" w:firstColumn="0" w:lastColumn="0" w:oddVBand="0" w:evenVBand="0" w:oddHBand="0" w:evenHBand="0" w:firstRowFirstColumn="0" w:firstRowLastColumn="0" w:lastRowFirstColumn="0" w:lastRowLastColumn="0"/>
            </w:pPr>
            <w:r>
              <w:t>12</w:t>
            </w:r>
          </w:p>
        </w:tc>
        <w:tc>
          <w:tcPr>
            <w:tcW w:w="810" w:type="dxa"/>
            <w:shd w:val="clear" w:color="auto" w:fill="F2F2F2" w:themeFill="background1" w:themeFillShade="F2"/>
            <w:vAlign w:val="center"/>
          </w:tcPr>
          <w:p w14:paraId="2587D4D0" w14:textId="788FA98B" w:rsidR="00074DB1" w:rsidRDefault="00895B18" w:rsidP="005B6C2A">
            <w:pPr>
              <w:spacing w:before="0"/>
              <w:jc w:val="center"/>
              <w:cnfStyle w:val="000000000000" w:firstRow="0" w:lastRow="0" w:firstColumn="0" w:lastColumn="0" w:oddVBand="0" w:evenVBand="0" w:oddHBand="0" w:evenHBand="0" w:firstRowFirstColumn="0" w:firstRowLastColumn="0" w:lastRowFirstColumn="0" w:lastRowLastColumn="0"/>
            </w:pPr>
            <w:r>
              <w:t>B</w:t>
            </w:r>
          </w:p>
        </w:tc>
      </w:tr>
      <w:tr w:rsidR="00074DB1" w14:paraId="186ECE84" w14:textId="77777777" w:rsidTr="001C1B89">
        <w:tc>
          <w:tcPr>
            <w:cnfStyle w:val="001000000000" w:firstRow="0" w:lastRow="0" w:firstColumn="1" w:lastColumn="0" w:oddVBand="0" w:evenVBand="0" w:oddHBand="0" w:evenHBand="0" w:firstRowFirstColumn="0" w:firstRowLastColumn="0" w:lastRowFirstColumn="0" w:lastRowLastColumn="0"/>
            <w:tcW w:w="2425" w:type="dxa"/>
          </w:tcPr>
          <w:p w14:paraId="6B4FA520" w14:textId="77777777" w:rsidR="00074DB1" w:rsidRDefault="00074DB1" w:rsidP="005B6C2A">
            <w:pPr>
              <w:spacing w:before="0"/>
            </w:pPr>
            <w:r>
              <w:t>Accessory Structure(s)</w:t>
            </w:r>
          </w:p>
        </w:tc>
        <w:tc>
          <w:tcPr>
            <w:tcW w:w="990" w:type="dxa"/>
            <w:vAlign w:val="center"/>
          </w:tcPr>
          <w:p w14:paraId="697EB3FC" w14:textId="064B756C" w:rsidR="00074DB1" w:rsidRDefault="00895B18" w:rsidP="005B6C2A">
            <w:pPr>
              <w:spacing w:before="0"/>
              <w:jc w:val="center"/>
              <w:cnfStyle w:val="000000000000" w:firstRow="0" w:lastRow="0" w:firstColumn="0" w:lastColumn="0" w:oddVBand="0" w:evenVBand="0" w:oddHBand="0" w:evenHBand="0" w:firstRowFirstColumn="0" w:firstRowLastColumn="0" w:lastRowFirstColumn="0" w:lastRowLastColumn="0"/>
            </w:pPr>
            <w:r>
              <w:t>35</w:t>
            </w:r>
          </w:p>
        </w:tc>
        <w:tc>
          <w:tcPr>
            <w:tcW w:w="654" w:type="dxa"/>
            <w:shd w:val="clear" w:color="auto" w:fill="F2F2F2" w:themeFill="background1" w:themeFillShade="F2"/>
            <w:vAlign w:val="center"/>
          </w:tcPr>
          <w:p w14:paraId="3CCBB206" w14:textId="2119DF19" w:rsidR="00074DB1" w:rsidRDefault="00895B18" w:rsidP="005B6C2A">
            <w:pPr>
              <w:spacing w:before="0"/>
              <w:jc w:val="center"/>
              <w:cnfStyle w:val="000000000000" w:firstRow="0" w:lastRow="0" w:firstColumn="0" w:lastColumn="0" w:oddVBand="0" w:evenVBand="0" w:oddHBand="0" w:evenHBand="0" w:firstRowFirstColumn="0" w:firstRowLastColumn="0" w:lastRowFirstColumn="0" w:lastRowLastColumn="0"/>
            </w:pPr>
            <w:r>
              <w:t>C</w:t>
            </w:r>
          </w:p>
        </w:tc>
        <w:tc>
          <w:tcPr>
            <w:tcW w:w="1686" w:type="dxa"/>
            <w:vAlign w:val="center"/>
          </w:tcPr>
          <w:p w14:paraId="6D796419" w14:textId="20CEB337" w:rsidR="00074DB1" w:rsidRDefault="00895B18" w:rsidP="005B6C2A">
            <w:pPr>
              <w:spacing w:before="0"/>
              <w:jc w:val="center"/>
              <w:cnfStyle w:val="000000000000" w:firstRow="0" w:lastRow="0" w:firstColumn="0" w:lastColumn="0" w:oddVBand="0" w:evenVBand="0" w:oddHBand="0" w:evenHBand="0" w:firstRowFirstColumn="0" w:firstRowLastColumn="0" w:lastRowFirstColumn="0" w:lastRowLastColumn="0"/>
            </w:pPr>
            <w:r>
              <w:t>n/a</w:t>
            </w:r>
          </w:p>
        </w:tc>
        <w:tc>
          <w:tcPr>
            <w:tcW w:w="810" w:type="dxa"/>
            <w:shd w:val="clear" w:color="auto" w:fill="F2F2F2" w:themeFill="background1" w:themeFillShade="F2"/>
            <w:vAlign w:val="center"/>
          </w:tcPr>
          <w:p w14:paraId="6501FDB4" w14:textId="3A681F19" w:rsidR="00074DB1" w:rsidRDefault="00895B18" w:rsidP="005B6C2A">
            <w:pPr>
              <w:spacing w:before="0"/>
              <w:jc w:val="center"/>
              <w:cnfStyle w:val="000000000000" w:firstRow="0" w:lastRow="0" w:firstColumn="0" w:lastColumn="0" w:oddVBand="0" w:evenVBand="0" w:oddHBand="0" w:evenHBand="0" w:firstRowFirstColumn="0" w:firstRowLastColumn="0" w:lastRowFirstColumn="0" w:lastRowLastColumn="0"/>
            </w:pPr>
            <w:r>
              <w:t>D</w:t>
            </w:r>
          </w:p>
        </w:tc>
      </w:tr>
    </w:tbl>
    <w:p w14:paraId="6DF5558C" w14:textId="2459C92C" w:rsidR="00074DB1" w:rsidRDefault="00074DB1" w:rsidP="00074DB1"/>
    <w:p w14:paraId="2999B160" w14:textId="0FABA4BA" w:rsidR="001C1B89" w:rsidRPr="009344C0" w:rsidRDefault="001C1B89" w:rsidP="001C1B89">
      <w:pPr>
        <w:pStyle w:val="ListParagraph"/>
        <w:numPr>
          <w:ilvl w:val="0"/>
          <w:numId w:val="11"/>
        </w:numPr>
        <w:rPr>
          <w:b/>
          <w:bCs/>
        </w:rPr>
      </w:pPr>
      <w:r>
        <w:rPr>
          <w:b/>
          <w:bCs/>
        </w:rPr>
        <w:t xml:space="preserve">Table 5.02.06 Access. </w:t>
      </w:r>
    </w:p>
    <w:p w14:paraId="0EC543CF" w14:textId="563F0EA7" w:rsidR="00074DB1" w:rsidRPr="001C1B89" w:rsidRDefault="001C1B89" w:rsidP="001C1B89">
      <w:pPr>
        <w:ind w:left="720"/>
        <w:rPr>
          <w:i/>
          <w:iCs/>
          <w:color w:val="7F7F7F" w:themeColor="text1" w:themeTint="80"/>
        </w:rPr>
      </w:pPr>
      <w:r>
        <w:rPr>
          <w:i/>
          <w:iCs/>
          <w:color w:val="7F7F7F" w:themeColor="text1" w:themeTint="80"/>
        </w:rPr>
        <w:t>Access standards are still under development in coordination with updates to the Knox County Access Policy. This section will be updated following completion of draft Articles 13 and 18 and further guidance provided by policy adjustment.</w:t>
      </w:r>
    </w:p>
    <w:p w14:paraId="40C70316" w14:textId="30F55830" w:rsidR="00074DB1" w:rsidRPr="000030BA" w:rsidRDefault="001C1B89" w:rsidP="00C97BDF">
      <w:pPr>
        <w:pStyle w:val="ListParagraph"/>
        <w:numPr>
          <w:ilvl w:val="0"/>
          <w:numId w:val="11"/>
        </w:numPr>
        <w:rPr>
          <w:b/>
          <w:bCs/>
        </w:rPr>
      </w:pPr>
      <w:r>
        <w:rPr>
          <w:b/>
          <w:bCs/>
        </w:rPr>
        <w:t xml:space="preserve">Table 5.02.07 Parking. </w:t>
      </w:r>
      <w:r>
        <w:rPr>
          <w:b/>
          <w:bCs/>
          <w:i/>
          <w:iCs/>
        </w:rPr>
        <w:t>(Figure 5.02.04 Parking)</w:t>
      </w:r>
    </w:p>
    <w:tbl>
      <w:tblPr>
        <w:tblStyle w:val="GridTable1Light"/>
        <w:tblW w:w="0" w:type="auto"/>
        <w:tblInd w:w="607" w:type="dxa"/>
        <w:tblLook w:val="04A0" w:firstRow="1" w:lastRow="0" w:firstColumn="1" w:lastColumn="0" w:noHBand="0" w:noVBand="1"/>
      </w:tblPr>
      <w:tblGrid>
        <w:gridCol w:w="2337"/>
        <w:gridCol w:w="2337"/>
        <w:gridCol w:w="2338"/>
      </w:tblGrid>
      <w:tr w:rsidR="00074DB1" w14:paraId="5D901713" w14:textId="77777777" w:rsidTr="00D32C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DCE473F" w14:textId="77777777" w:rsidR="00074DB1" w:rsidRDefault="00074DB1" w:rsidP="001C1B89">
            <w:pPr>
              <w:spacing w:before="0"/>
            </w:pPr>
            <w:r>
              <w:t xml:space="preserve">Surface Parking </w:t>
            </w:r>
          </w:p>
        </w:tc>
        <w:tc>
          <w:tcPr>
            <w:tcW w:w="2337" w:type="dxa"/>
          </w:tcPr>
          <w:p w14:paraId="5B25AB3F" w14:textId="77777777" w:rsidR="00074DB1" w:rsidRDefault="00074DB1" w:rsidP="001C1B89">
            <w:pPr>
              <w:spacing w:before="0"/>
              <w:cnfStyle w:val="100000000000" w:firstRow="1" w:lastRow="0" w:firstColumn="0" w:lastColumn="0" w:oddVBand="0" w:evenVBand="0" w:oddHBand="0" w:evenHBand="0" w:firstRowFirstColumn="0" w:firstRowLastColumn="0" w:lastRowFirstColumn="0" w:lastRowLastColumn="0"/>
            </w:pPr>
            <w:r>
              <w:t xml:space="preserve">Surface Parking </w:t>
            </w:r>
          </w:p>
        </w:tc>
        <w:tc>
          <w:tcPr>
            <w:tcW w:w="2338" w:type="dxa"/>
          </w:tcPr>
          <w:p w14:paraId="4F277065" w14:textId="77777777" w:rsidR="00074DB1" w:rsidRDefault="00074DB1" w:rsidP="001C1B89">
            <w:pPr>
              <w:spacing w:before="0"/>
              <w:cnfStyle w:val="100000000000" w:firstRow="1" w:lastRow="0" w:firstColumn="0" w:lastColumn="0" w:oddVBand="0" w:evenVBand="0" w:oddHBand="0" w:evenHBand="0" w:firstRowFirstColumn="0" w:firstRowLastColumn="0" w:lastRowFirstColumn="0" w:lastRowLastColumn="0"/>
            </w:pPr>
            <w:r>
              <w:t xml:space="preserve">Surface Parking </w:t>
            </w:r>
          </w:p>
        </w:tc>
      </w:tr>
      <w:tr w:rsidR="00074DB1" w14:paraId="7745E60F" w14:textId="77777777" w:rsidTr="00D32CD7">
        <w:tc>
          <w:tcPr>
            <w:cnfStyle w:val="001000000000" w:firstRow="0" w:lastRow="0" w:firstColumn="1" w:lastColumn="0" w:oddVBand="0" w:evenVBand="0" w:oddHBand="0" w:evenHBand="0" w:firstRowFirstColumn="0" w:firstRowLastColumn="0" w:lastRowFirstColumn="0" w:lastRowLastColumn="0"/>
            <w:tcW w:w="2337" w:type="dxa"/>
          </w:tcPr>
          <w:p w14:paraId="7BD20FE9" w14:textId="77777777" w:rsidR="00074DB1" w:rsidRDefault="00074DB1" w:rsidP="001C1B89">
            <w:pPr>
              <w:spacing w:before="0"/>
            </w:pPr>
            <w:r>
              <w:t>Location</w:t>
            </w:r>
          </w:p>
        </w:tc>
        <w:tc>
          <w:tcPr>
            <w:tcW w:w="2337" w:type="dxa"/>
          </w:tcPr>
          <w:p w14:paraId="44B95FF2" w14:textId="77777777" w:rsidR="00074DB1" w:rsidRPr="001C1B89" w:rsidRDefault="00074DB1" w:rsidP="001C1B89">
            <w:pPr>
              <w:spacing w:before="0"/>
              <w:jc w:val="center"/>
              <w:cnfStyle w:val="000000000000" w:firstRow="0" w:lastRow="0" w:firstColumn="0" w:lastColumn="0" w:oddVBand="0" w:evenVBand="0" w:oddHBand="0" w:evenHBand="0" w:firstRowFirstColumn="0" w:firstRowLastColumn="0" w:lastRowFirstColumn="0" w:lastRowLastColumn="0"/>
              <w:rPr>
                <w:b/>
                <w:bCs/>
              </w:rPr>
            </w:pPr>
            <w:r>
              <w:rPr>
                <w:b/>
                <w:bCs/>
              </w:rPr>
              <w:t>Permitted (y/n)</w:t>
            </w:r>
          </w:p>
        </w:tc>
        <w:tc>
          <w:tcPr>
            <w:tcW w:w="2338" w:type="dxa"/>
          </w:tcPr>
          <w:p w14:paraId="16A29BF6" w14:textId="77777777" w:rsidR="00074DB1" w:rsidRPr="001C1B89" w:rsidRDefault="00074DB1" w:rsidP="001C1B89">
            <w:pPr>
              <w:spacing w:before="0"/>
              <w:jc w:val="center"/>
              <w:cnfStyle w:val="000000000000" w:firstRow="0" w:lastRow="0" w:firstColumn="0" w:lastColumn="0" w:oddVBand="0" w:evenVBand="0" w:oddHBand="0" w:evenHBand="0" w:firstRowFirstColumn="0" w:firstRowLastColumn="0" w:lastRowFirstColumn="0" w:lastRowLastColumn="0"/>
              <w:rPr>
                <w:b/>
                <w:bCs/>
              </w:rPr>
            </w:pPr>
            <w:r>
              <w:rPr>
                <w:b/>
                <w:bCs/>
              </w:rPr>
              <w:t>Key</w:t>
            </w:r>
          </w:p>
        </w:tc>
      </w:tr>
      <w:tr w:rsidR="00074DB1" w14:paraId="58DC338F" w14:textId="77777777" w:rsidTr="00D32CD7">
        <w:tc>
          <w:tcPr>
            <w:cnfStyle w:val="001000000000" w:firstRow="0" w:lastRow="0" w:firstColumn="1" w:lastColumn="0" w:oddVBand="0" w:evenVBand="0" w:oddHBand="0" w:evenHBand="0" w:firstRowFirstColumn="0" w:firstRowLastColumn="0" w:lastRowFirstColumn="0" w:lastRowLastColumn="0"/>
            <w:tcW w:w="2337" w:type="dxa"/>
          </w:tcPr>
          <w:p w14:paraId="4F97C868" w14:textId="77777777" w:rsidR="00074DB1" w:rsidRDefault="00074DB1" w:rsidP="001C1B89">
            <w:pPr>
              <w:spacing w:before="0"/>
            </w:pPr>
            <w:r>
              <w:t>Front yard</w:t>
            </w:r>
          </w:p>
        </w:tc>
        <w:tc>
          <w:tcPr>
            <w:tcW w:w="2337" w:type="dxa"/>
          </w:tcPr>
          <w:p w14:paraId="0CF01A79" w14:textId="63793E83" w:rsidR="00074DB1" w:rsidRDefault="00192B7C" w:rsidP="001C1B89">
            <w:pPr>
              <w:spacing w:before="0"/>
              <w:jc w:val="center"/>
              <w:cnfStyle w:val="000000000000" w:firstRow="0" w:lastRow="0" w:firstColumn="0" w:lastColumn="0" w:oddVBand="0" w:evenVBand="0" w:oddHBand="0" w:evenHBand="0" w:firstRowFirstColumn="0" w:firstRowLastColumn="0" w:lastRowFirstColumn="0" w:lastRowLastColumn="0"/>
            </w:pPr>
            <w:r>
              <w:t>N</w:t>
            </w:r>
          </w:p>
        </w:tc>
        <w:tc>
          <w:tcPr>
            <w:tcW w:w="2338" w:type="dxa"/>
          </w:tcPr>
          <w:p w14:paraId="72343B84" w14:textId="3981E022" w:rsidR="00074DB1" w:rsidRDefault="00192B7C" w:rsidP="001C1B89">
            <w:pPr>
              <w:spacing w:before="0"/>
              <w:jc w:val="center"/>
              <w:cnfStyle w:val="000000000000" w:firstRow="0" w:lastRow="0" w:firstColumn="0" w:lastColumn="0" w:oddVBand="0" w:evenVBand="0" w:oddHBand="0" w:evenHBand="0" w:firstRowFirstColumn="0" w:firstRowLastColumn="0" w:lastRowFirstColumn="0" w:lastRowLastColumn="0"/>
            </w:pPr>
            <w:r>
              <w:t>A</w:t>
            </w:r>
          </w:p>
        </w:tc>
      </w:tr>
      <w:tr w:rsidR="00074DB1" w14:paraId="44725CEC" w14:textId="77777777" w:rsidTr="00D32CD7">
        <w:tc>
          <w:tcPr>
            <w:cnfStyle w:val="001000000000" w:firstRow="0" w:lastRow="0" w:firstColumn="1" w:lastColumn="0" w:oddVBand="0" w:evenVBand="0" w:oddHBand="0" w:evenHBand="0" w:firstRowFirstColumn="0" w:firstRowLastColumn="0" w:lastRowFirstColumn="0" w:lastRowLastColumn="0"/>
            <w:tcW w:w="2337" w:type="dxa"/>
          </w:tcPr>
          <w:p w14:paraId="12B2D17D" w14:textId="77777777" w:rsidR="00074DB1" w:rsidRDefault="00074DB1" w:rsidP="001C1B89">
            <w:pPr>
              <w:spacing w:before="0"/>
            </w:pPr>
            <w:r>
              <w:t>Side yard (interior)</w:t>
            </w:r>
          </w:p>
        </w:tc>
        <w:tc>
          <w:tcPr>
            <w:tcW w:w="2337" w:type="dxa"/>
          </w:tcPr>
          <w:p w14:paraId="711B6865" w14:textId="3D600660" w:rsidR="00074DB1" w:rsidRDefault="00192B7C" w:rsidP="001C1B89">
            <w:pPr>
              <w:spacing w:before="0"/>
              <w:jc w:val="center"/>
              <w:cnfStyle w:val="000000000000" w:firstRow="0" w:lastRow="0" w:firstColumn="0" w:lastColumn="0" w:oddVBand="0" w:evenVBand="0" w:oddHBand="0" w:evenHBand="0" w:firstRowFirstColumn="0" w:firstRowLastColumn="0" w:lastRowFirstColumn="0" w:lastRowLastColumn="0"/>
            </w:pPr>
            <w:r>
              <w:t>Y</w:t>
            </w:r>
          </w:p>
        </w:tc>
        <w:tc>
          <w:tcPr>
            <w:tcW w:w="2338" w:type="dxa"/>
          </w:tcPr>
          <w:p w14:paraId="4380EF8A" w14:textId="468041DB" w:rsidR="00074DB1" w:rsidRDefault="00192B7C" w:rsidP="001C1B89">
            <w:pPr>
              <w:spacing w:before="0"/>
              <w:jc w:val="center"/>
              <w:cnfStyle w:val="000000000000" w:firstRow="0" w:lastRow="0" w:firstColumn="0" w:lastColumn="0" w:oddVBand="0" w:evenVBand="0" w:oddHBand="0" w:evenHBand="0" w:firstRowFirstColumn="0" w:firstRowLastColumn="0" w:lastRowFirstColumn="0" w:lastRowLastColumn="0"/>
            </w:pPr>
            <w:r>
              <w:t>B</w:t>
            </w:r>
          </w:p>
        </w:tc>
      </w:tr>
      <w:tr w:rsidR="00074DB1" w14:paraId="64438285" w14:textId="77777777" w:rsidTr="00D32CD7">
        <w:tc>
          <w:tcPr>
            <w:cnfStyle w:val="001000000000" w:firstRow="0" w:lastRow="0" w:firstColumn="1" w:lastColumn="0" w:oddVBand="0" w:evenVBand="0" w:oddHBand="0" w:evenHBand="0" w:firstRowFirstColumn="0" w:firstRowLastColumn="0" w:lastRowFirstColumn="0" w:lastRowLastColumn="0"/>
            <w:tcW w:w="2337" w:type="dxa"/>
          </w:tcPr>
          <w:p w14:paraId="726390C3" w14:textId="77777777" w:rsidR="00074DB1" w:rsidRDefault="00074DB1" w:rsidP="001C1B89">
            <w:pPr>
              <w:spacing w:before="0"/>
            </w:pPr>
            <w:r>
              <w:t>Side yard (street)</w:t>
            </w:r>
          </w:p>
        </w:tc>
        <w:tc>
          <w:tcPr>
            <w:tcW w:w="2337" w:type="dxa"/>
          </w:tcPr>
          <w:p w14:paraId="70B59088" w14:textId="27E16219" w:rsidR="00074DB1" w:rsidRDefault="00192B7C" w:rsidP="001C1B89">
            <w:pPr>
              <w:spacing w:before="0"/>
              <w:jc w:val="center"/>
              <w:cnfStyle w:val="000000000000" w:firstRow="0" w:lastRow="0" w:firstColumn="0" w:lastColumn="0" w:oddVBand="0" w:evenVBand="0" w:oddHBand="0" w:evenHBand="0" w:firstRowFirstColumn="0" w:firstRowLastColumn="0" w:lastRowFirstColumn="0" w:lastRowLastColumn="0"/>
            </w:pPr>
            <w:r>
              <w:t>N</w:t>
            </w:r>
          </w:p>
        </w:tc>
        <w:tc>
          <w:tcPr>
            <w:tcW w:w="2338" w:type="dxa"/>
          </w:tcPr>
          <w:p w14:paraId="0076AFD1" w14:textId="416B4FAA" w:rsidR="00074DB1" w:rsidRDefault="00192B7C" w:rsidP="001C1B89">
            <w:pPr>
              <w:spacing w:before="0"/>
              <w:jc w:val="center"/>
              <w:cnfStyle w:val="000000000000" w:firstRow="0" w:lastRow="0" w:firstColumn="0" w:lastColumn="0" w:oddVBand="0" w:evenVBand="0" w:oddHBand="0" w:evenHBand="0" w:firstRowFirstColumn="0" w:firstRowLastColumn="0" w:lastRowFirstColumn="0" w:lastRowLastColumn="0"/>
            </w:pPr>
            <w:r>
              <w:t>C</w:t>
            </w:r>
          </w:p>
        </w:tc>
      </w:tr>
      <w:tr w:rsidR="00074DB1" w14:paraId="6ED4CD4F" w14:textId="77777777" w:rsidTr="00D32CD7">
        <w:tc>
          <w:tcPr>
            <w:cnfStyle w:val="001000000000" w:firstRow="0" w:lastRow="0" w:firstColumn="1" w:lastColumn="0" w:oddVBand="0" w:evenVBand="0" w:oddHBand="0" w:evenHBand="0" w:firstRowFirstColumn="0" w:firstRowLastColumn="0" w:lastRowFirstColumn="0" w:lastRowLastColumn="0"/>
            <w:tcW w:w="2337" w:type="dxa"/>
          </w:tcPr>
          <w:p w14:paraId="0CF31EDC" w14:textId="77777777" w:rsidR="00074DB1" w:rsidRDefault="00074DB1" w:rsidP="001C1B89">
            <w:pPr>
              <w:spacing w:before="0"/>
            </w:pPr>
            <w:r>
              <w:t>Rear yard</w:t>
            </w:r>
          </w:p>
        </w:tc>
        <w:tc>
          <w:tcPr>
            <w:tcW w:w="2337" w:type="dxa"/>
          </w:tcPr>
          <w:p w14:paraId="65F38422" w14:textId="0C7D2F07" w:rsidR="00074DB1" w:rsidRDefault="00192B7C" w:rsidP="001C1B89">
            <w:pPr>
              <w:spacing w:before="0"/>
              <w:jc w:val="center"/>
              <w:cnfStyle w:val="000000000000" w:firstRow="0" w:lastRow="0" w:firstColumn="0" w:lastColumn="0" w:oddVBand="0" w:evenVBand="0" w:oddHBand="0" w:evenHBand="0" w:firstRowFirstColumn="0" w:firstRowLastColumn="0" w:lastRowFirstColumn="0" w:lastRowLastColumn="0"/>
            </w:pPr>
            <w:r>
              <w:t>Y</w:t>
            </w:r>
          </w:p>
        </w:tc>
        <w:tc>
          <w:tcPr>
            <w:tcW w:w="2338" w:type="dxa"/>
          </w:tcPr>
          <w:p w14:paraId="4A20FE9E" w14:textId="4CDC162E" w:rsidR="00074DB1" w:rsidRDefault="00192B7C" w:rsidP="001C1B89">
            <w:pPr>
              <w:spacing w:before="0"/>
              <w:jc w:val="center"/>
              <w:cnfStyle w:val="000000000000" w:firstRow="0" w:lastRow="0" w:firstColumn="0" w:lastColumn="0" w:oddVBand="0" w:evenVBand="0" w:oddHBand="0" w:evenHBand="0" w:firstRowFirstColumn="0" w:firstRowLastColumn="0" w:lastRowFirstColumn="0" w:lastRowLastColumn="0"/>
            </w:pPr>
            <w:r>
              <w:t>D</w:t>
            </w:r>
          </w:p>
        </w:tc>
      </w:tr>
      <w:tr w:rsidR="00074DB1" w14:paraId="363924BC" w14:textId="77777777" w:rsidTr="00D32CD7">
        <w:tc>
          <w:tcPr>
            <w:cnfStyle w:val="001000000000" w:firstRow="0" w:lastRow="0" w:firstColumn="1" w:lastColumn="0" w:oddVBand="0" w:evenVBand="0" w:oddHBand="0" w:evenHBand="0" w:firstRowFirstColumn="0" w:firstRowLastColumn="0" w:lastRowFirstColumn="0" w:lastRowLastColumn="0"/>
            <w:tcW w:w="2337" w:type="dxa"/>
          </w:tcPr>
          <w:p w14:paraId="74D54EB3" w14:textId="286D90F8" w:rsidR="00074DB1" w:rsidRDefault="00074DB1" w:rsidP="001C1B89">
            <w:pPr>
              <w:spacing w:before="0"/>
            </w:pPr>
            <w:r>
              <w:t>Minimum Parking Setback from Property Boundary (ft)</w:t>
            </w:r>
          </w:p>
        </w:tc>
        <w:tc>
          <w:tcPr>
            <w:tcW w:w="2337" w:type="dxa"/>
          </w:tcPr>
          <w:p w14:paraId="370FAABC" w14:textId="77777777" w:rsidR="00074DB1" w:rsidRDefault="00074DB1" w:rsidP="001C1B89">
            <w:pPr>
              <w:spacing w:before="0"/>
              <w:cnfStyle w:val="000000000000" w:firstRow="0" w:lastRow="0" w:firstColumn="0" w:lastColumn="0" w:oddVBand="0" w:evenVBand="0" w:oddHBand="0" w:evenHBand="0" w:firstRowFirstColumn="0" w:firstRowLastColumn="0" w:lastRowFirstColumn="0" w:lastRowLastColumn="0"/>
            </w:pPr>
            <w:r>
              <w:t>Minimum Parking Setback from Property Boundary (ft)</w:t>
            </w:r>
          </w:p>
        </w:tc>
        <w:tc>
          <w:tcPr>
            <w:tcW w:w="2338" w:type="dxa"/>
          </w:tcPr>
          <w:p w14:paraId="6F15B22E" w14:textId="77777777" w:rsidR="00074DB1" w:rsidRDefault="00074DB1" w:rsidP="001C1B89">
            <w:pPr>
              <w:spacing w:before="0"/>
              <w:cnfStyle w:val="000000000000" w:firstRow="0" w:lastRow="0" w:firstColumn="0" w:lastColumn="0" w:oddVBand="0" w:evenVBand="0" w:oddHBand="0" w:evenHBand="0" w:firstRowFirstColumn="0" w:firstRowLastColumn="0" w:lastRowFirstColumn="0" w:lastRowLastColumn="0"/>
            </w:pPr>
            <w:r>
              <w:t>Minimum Parking Setback from Property Boundary (ft)</w:t>
            </w:r>
          </w:p>
        </w:tc>
      </w:tr>
      <w:tr w:rsidR="00074DB1" w14:paraId="270F8AEE" w14:textId="77777777" w:rsidTr="00D32CD7">
        <w:tc>
          <w:tcPr>
            <w:cnfStyle w:val="001000000000" w:firstRow="0" w:lastRow="0" w:firstColumn="1" w:lastColumn="0" w:oddVBand="0" w:evenVBand="0" w:oddHBand="0" w:evenHBand="0" w:firstRowFirstColumn="0" w:firstRowLastColumn="0" w:lastRowFirstColumn="0" w:lastRowLastColumn="0"/>
            <w:tcW w:w="2337" w:type="dxa"/>
          </w:tcPr>
          <w:p w14:paraId="494315F1" w14:textId="5D9A249F" w:rsidR="00074DB1" w:rsidRDefault="00074DB1" w:rsidP="001C1B89">
            <w:pPr>
              <w:spacing w:before="0"/>
            </w:pPr>
            <w:r>
              <w:t>Front^</w:t>
            </w:r>
          </w:p>
        </w:tc>
        <w:tc>
          <w:tcPr>
            <w:tcW w:w="2337" w:type="dxa"/>
          </w:tcPr>
          <w:p w14:paraId="2DAD89A1" w14:textId="58426EF6" w:rsidR="00074DB1" w:rsidRDefault="00192B7C" w:rsidP="001C1B89">
            <w:pPr>
              <w:spacing w:before="0"/>
              <w:jc w:val="center"/>
              <w:cnfStyle w:val="000000000000" w:firstRow="0" w:lastRow="0" w:firstColumn="0" w:lastColumn="0" w:oddVBand="0" w:evenVBand="0" w:oddHBand="0" w:evenHBand="0" w:firstRowFirstColumn="0" w:firstRowLastColumn="0" w:lastRowFirstColumn="0" w:lastRowLastColumn="0"/>
            </w:pPr>
            <w:r>
              <w:t>n/a</w:t>
            </w:r>
          </w:p>
        </w:tc>
        <w:tc>
          <w:tcPr>
            <w:tcW w:w="2338" w:type="dxa"/>
          </w:tcPr>
          <w:p w14:paraId="7585BF79" w14:textId="324BD25B" w:rsidR="00074DB1" w:rsidRDefault="00192B7C" w:rsidP="001C1B89">
            <w:pPr>
              <w:spacing w:before="0"/>
              <w:jc w:val="center"/>
              <w:cnfStyle w:val="000000000000" w:firstRow="0" w:lastRow="0" w:firstColumn="0" w:lastColumn="0" w:oddVBand="0" w:evenVBand="0" w:oddHBand="0" w:evenHBand="0" w:firstRowFirstColumn="0" w:firstRowLastColumn="0" w:lastRowFirstColumn="0" w:lastRowLastColumn="0"/>
            </w:pPr>
            <w:r>
              <w:t>A</w:t>
            </w:r>
          </w:p>
        </w:tc>
      </w:tr>
      <w:tr w:rsidR="00074DB1" w14:paraId="52944B95" w14:textId="77777777" w:rsidTr="00D32CD7">
        <w:tc>
          <w:tcPr>
            <w:cnfStyle w:val="001000000000" w:firstRow="0" w:lastRow="0" w:firstColumn="1" w:lastColumn="0" w:oddVBand="0" w:evenVBand="0" w:oddHBand="0" w:evenHBand="0" w:firstRowFirstColumn="0" w:firstRowLastColumn="0" w:lastRowFirstColumn="0" w:lastRowLastColumn="0"/>
            <w:tcW w:w="2337" w:type="dxa"/>
          </w:tcPr>
          <w:p w14:paraId="1A519D9C" w14:textId="77777777" w:rsidR="00074DB1" w:rsidRDefault="00074DB1" w:rsidP="001C1B89">
            <w:pPr>
              <w:spacing w:before="0"/>
            </w:pPr>
            <w:r>
              <w:t>Side (interior)</w:t>
            </w:r>
          </w:p>
        </w:tc>
        <w:tc>
          <w:tcPr>
            <w:tcW w:w="2337" w:type="dxa"/>
          </w:tcPr>
          <w:p w14:paraId="481838A5" w14:textId="48618845" w:rsidR="00074DB1" w:rsidRDefault="00192B7C" w:rsidP="001C1B89">
            <w:pPr>
              <w:spacing w:before="0"/>
              <w:jc w:val="center"/>
              <w:cnfStyle w:val="000000000000" w:firstRow="0" w:lastRow="0" w:firstColumn="0" w:lastColumn="0" w:oddVBand="0" w:evenVBand="0" w:oddHBand="0" w:evenHBand="0" w:firstRowFirstColumn="0" w:firstRowLastColumn="0" w:lastRowFirstColumn="0" w:lastRowLastColumn="0"/>
            </w:pPr>
            <w:r>
              <w:t>5*</w:t>
            </w:r>
          </w:p>
        </w:tc>
        <w:tc>
          <w:tcPr>
            <w:tcW w:w="2338" w:type="dxa"/>
          </w:tcPr>
          <w:p w14:paraId="6441FD03" w14:textId="21D1B943" w:rsidR="00074DB1" w:rsidRDefault="00192B7C" w:rsidP="001C1B89">
            <w:pPr>
              <w:spacing w:before="0"/>
              <w:jc w:val="center"/>
              <w:cnfStyle w:val="000000000000" w:firstRow="0" w:lastRow="0" w:firstColumn="0" w:lastColumn="0" w:oddVBand="0" w:evenVBand="0" w:oddHBand="0" w:evenHBand="0" w:firstRowFirstColumn="0" w:firstRowLastColumn="0" w:lastRowFirstColumn="0" w:lastRowLastColumn="0"/>
            </w:pPr>
            <w:r>
              <w:t>B</w:t>
            </w:r>
          </w:p>
        </w:tc>
      </w:tr>
      <w:tr w:rsidR="00074DB1" w14:paraId="2D5A39B8" w14:textId="77777777" w:rsidTr="00D32CD7">
        <w:tc>
          <w:tcPr>
            <w:cnfStyle w:val="001000000000" w:firstRow="0" w:lastRow="0" w:firstColumn="1" w:lastColumn="0" w:oddVBand="0" w:evenVBand="0" w:oddHBand="0" w:evenHBand="0" w:firstRowFirstColumn="0" w:firstRowLastColumn="0" w:lastRowFirstColumn="0" w:lastRowLastColumn="0"/>
            <w:tcW w:w="2337" w:type="dxa"/>
          </w:tcPr>
          <w:p w14:paraId="1E2477C3" w14:textId="77777777" w:rsidR="00074DB1" w:rsidRDefault="00074DB1" w:rsidP="001C1B89">
            <w:pPr>
              <w:spacing w:before="0"/>
            </w:pPr>
            <w:r>
              <w:t>Side (street)</w:t>
            </w:r>
          </w:p>
        </w:tc>
        <w:tc>
          <w:tcPr>
            <w:tcW w:w="2337" w:type="dxa"/>
          </w:tcPr>
          <w:p w14:paraId="78132524" w14:textId="74C919E5" w:rsidR="00074DB1" w:rsidRDefault="00192B7C" w:rsidP="001C1B89">
            <w:pPr>
              <w:spacing w:before="0"/>
              <w:jc w:val="center"/>
              <w:cnfStyle w:val="000000000000" w:firstRow="0" w:lastRow="0" w:firstColumn="0" w:lastColumn="0" w:oddVBand="0" w:evenVBand="0" w:oddHBand="0" w:evenHBand="0" w:firstRowFirstColumn="0" w:firstRowLastColumn="0" w:lastRowFirstColumn="0" w:lastRowLastColumn="0"/>
            </w:pPr>
            <w:r>
              <w:t>n/a</w:t>
            </w:r>
          </w:p>
        </w:tc>
        <w:tc>
          <w:tcPr>
            <w:tcW w:w="2338" w:type="dxa"/>
          </w:tcPr>
          <w:p w14:paraId="1184C3DA" w14:textId="05BD0EC5" w:rsidR="00074DB1" w:rsidRDefault="00192B7C" w:rsidP="001C1B89">
            <w:pPr>
              <w:spacing w:before="0"/>
              <w:jc w:val="center"/>
              <w:cnfStyle w:val="000000000000" w:firstRow="0" w:lastRow="0" w:firstColumn="0" w:lastColumn="0" w:oddVBand="0" w:evenVBand="0" w:oddHBand="0" w:evenHBand="0" w:firstRowFirstColumn="0" w:firstRowLastColumn="0" w:lastRowFirstColumn="0" w:lastRowLastColumn="0"/>
            </w:pPr>
            <w:r>
              <w:t>C</w:t>
            </w:r>
          </w:p>
        </w:tc>
      </w:tr>
      <w:tr w:rsidR="00074DB1" w14:paraId="0402A1EC" w14:textId="77777777" w:rsidTr="00D32CD7">
        <w:tc>
          <w:tcPr>
            <w:cnfStyle w:val="001000000000" w:firstRow="0" w:lastRow="0" w:firstColumn="1" w:lastColumn="0" w:oddVBand="0" w:evenVBand="0" w:oddHBand="0" w:evenHBand="0" w:firstRowFirstColumn="0" w:firstRowLastColumn="0" w:lastRowFirstColumn="0" w:lastRowLastColumn="0"/>
            <w:tcW w:w="2337" w:type="dxa"/>
          </w:tcPr>
          <w:p w14:paraId="7965122B" w14:textId="3605841F" w:rsidR="00074DB1" w:rsidRDefault="00074DB1" w:rsidP="001C1B89">
            <w:pPr>
              <w:spacing w:before="0"/>
            </w:pPr>
            <w:r>
              <w:lastRenderedPageBreak/>
              <w:t>Rear^</w:t>
            </w:r>
          </w:p>
        </w:tc>
        <w:tc>
          <w:tcPr>
            <w:tcW w:w="2337" w:type="dxa"/>
          </w:tcPr>
          <w:p w14:paraId="35770304" w14:textId="2FC3A475" w:rsidR="00074DB1" w:rsidRDefault="00192B7C" w:rsidP="001C1B89">
            <w:pPr>
              <w:spacing w:before="0"/>
              <w:jc w:val="center"/>
              <w:cnfStyle w:val="000000000000" w:firstRow="0" w:lastRow="0" w:firstColumn="0" w:lastColumn="0" w:oddVBand="0" w:evenVBand="0" w:oddHBand="0" w:evenHBand="0" w:firstRowFirstColumn="0" w:firstRowLastColumn="0" w:lastRowFirstColumn="0" w:lastRowLastColumn="0"/>
            </w:pPr>
            <w:r>
              <w:t>5*</w:t>
            </w:r>
          </w:p>
        </w:tc>
        <w:tc>
          <w:tcPr>
            <w:tcW w:w="2338" w:type="dxa"/>
          </w:tcPr>
          <w:p w14:paraId="31BB92FC" w14:textId="40EC3D5C" w:rsidR="00074DB1" w:rsidRDefault="00192B7C" w:rsidP="001C1B89">
            <w:pPr>
              <w:spacing w:before="0"/>
              <w:jc w:val="center"/>
              <w:cnfStyle w:val="000000000000" w:firstRow="0" w:lastRow="0" w:firstColumn="0" w:lastColumn="0" w:oddVBand="0" w:evenVBand="0" w:oddHBand="0" w:evenHBand="0" w:firstRowFirstColumn="0" w:firstRowLastColumn="0" w:lastRowFirstColumn="0" w:lastRowLastColumn="0"/>
            </w:pPr>
            <w:r>
              <w:t>D</w:t>
            </w:r>
          </w:p>
        </w:tc>
      </w:tr>
    </w:tbl>
    <w:p w14:paraId="6EF4D05A" w14:textId="77777777" w:rsidR="00D32CD7" w:rsidRPr="00244E2E" w:rsidRDefault="00D32CD7" w:rsidP="00D32CD7">
      <w:pPr>
        <w:spacing w:before="0" w:after="0"/>
        <w:ind w:left="720"/>
        <w:rPr>
          <w:sz w:val="16"/>
          <w:szCs w:val="16"/>
        </w:rPr>
      </w:pPr>
      <w:r>
        <w:rPr>
          <w:sz w:val="16"/>
          <w:szCs w:val="16"/>
        </w:rPr>
        <w:t>^Does not apply to driveway surface parking.</w:t>
      </w:r>
    </w:p>
    <w:p w14:paraId="40E9ECE7" w14:textId="77777777" w:rsidR="00D32CD7" w:rsidRPr="00244E2E" w:rsidRDefault="00D32CD7" w:rsidP="00D32CD7">
      <w:pPr>
        <w:spacing w:before="0" w:after="0"/>
        <w:ind w:left="720"/>
        <w:rPr>
          <w:sz w:val="16"/>
          <w:szCs w:val="16"/>
        </w:rPr>
      </w:pPr>
      <w:r>
        <w:rPr>
          <w:sz w:val="16"/>
          <w:szCs w:val="16"/>
        </w:rPr>
        <w:t>*Parking setback increases to 15 feet when adjacent to a residential district or established residential use.</w:t>
      </w:r>
    </w:p>
    <w:p w14:paraId="6D5F8D4A" w14:textId="23876FA2" w:rsidR="005B0EB2" w:rsidRDefault="005B0EB2" w:rsidP="00074DB1"/>
    <w:p w14:paraId="26D5F9BC" w14:textId="52836A0D" w:rsidR="00074DB1" w:rsidRPr="000030BA" w:rsidRDefault="00074DB1" w:rsidP="00C97BDF">
      <w:pPr>
        <w:pStyle w:val="ListParagraph"/>
        <w:numPr>
          <w:ilvl w:val="0"/>
          <w:numId w:val="11"/>
        </w:numPr>
        <w:rPr>
          <w:b/>
          <w:bCs/>
        </w:rPr>
      </w:pPr>
      <w:r>
        <w:rPr>
          <w:b/>
          <w:bCs/>
        </w:rPr>
        <w:t>Infrastructure.</w:t>
      </w:r>
    </w:p>
    <w:p w14:paraId="69165A4D" w14:textId="77777777" w:rsidR="00020680" w:rsidRDefault="00020680" w:rsidP="00020680">
      <w:pPr>
        <w:pStyle w:val="ListParagraph"/>
        <w:rPr>
          <w:i/>
          <w:iCs/>
          <w:color w:val="7F7F7F" w:themeColor="text1" w:themeTint="80"/>
        </w:rPr>
      </w:pPr>
      <w:r>
        <w:rPr>
          <w:i/>
          <w:iCs/>
          <w:color w:val="7F7F7F" w:themeColor="text1" w:themeTint="80"/>
        </w:rPr>
        <w:t>No district-specific landscaping requirements have currently been identified. Moving forward, this section will be used to identify district-specific requirements if they are needed.</w:t>
      </w:r>
    </w:p>
    <w:p w14:paraId="49DE8B7D" w14:textId="77777777" w:rsidR="00074DB1" w:rsidRDefault="00074DB1" w:rsidP="00074DB1">
      <w:pPr>
        <w:pStyle w:val="ListParagraph"/>
      </w:pPr>
    </w:p>
    <w:p w14:paraId="799A05B6" w14:textId="16886664" w:rsidR="00074DB1" w:rsidRPr="000030BA" w:rsidRDefault="00074DB1" w:rsidP="00C97BDF">
      <w:pPr>
        <w:pStyle w:val="ListParagraph"/>
        <w:numPr>
          <w:ilvl w:val="0"/>
          <w:numId w:val="11"/>
        </w:numPr>
        <w:rPr>
          <w:b/>
          <w:bCs/>
        </w:rPr>
      </w:pPr>
      <w:r>
        <w:rPr>
          <w:b/>
          <w:bCs/>
        </w:rPr>
        <w:t xml:space="preserve">Landscaping. </w:t>
      </w:r>
    </w:p>
    <w:p w14:paraId="05136591" w14:textId="77777777" w:rsidR="00020680" w:rsidRDefault="00020680" w:rsidP="00020680">
      <w:pPr>
        <w:pStyle w:val="ListParagraph"/>
        <w:rPr>
          <w:i/>
          <w:iCs/>
          <w:color w:val="7F7F7F" w:themeColor="text1" w:themeTint="80"/>
        </w:rPr>
      </w:pPr>
      <w:r>
        <w:rPr>
          <w:i/>
          <w:iCs/>
          <w:color w:val="7F7F7F" w:themeColor="text1" w:themeTint="80"/>
        </w:rPr>
        <w:t>No district-specific landscaping requirements have currently been identified. Moving forward, this section will be used to identify district-specific requirements if they are needed.</w:t>
      </w:r>
    </w:p>
    <w:p w14:paraId="131D60C6" w14:textId="77777777" w:rsidR="00020680" w:rsidRDefault="00020680" w:rsidP="00020680">
      <w:pPr>
        <w:pStyle w:val="ListParagraph"/>
        <w:rPr>
          <w:i/>
          <w:iCs/>
          <w:color w:val="7F7F7F" w:themeColor="text1" w:themeTint="80"/>
        </w:rPr>
      </w:pPr>
    </w:p>
    <w:p w14:paraId="5B257455" w14:textId="4466C3DA" w:rsidR="00074DB1" w:rsidRPr="000030BA" w:rsidRDefault="00074DB1" w:rsidP="00C97BDF">
      <w:pPr>
        <w:pStyle w:val="ListParagraph"/>
        <w:numPr>
          <w:ilvl w:val="0"/>
          <w:numId w:val="11"/>
        </w:numPr>
        <w:rPr>
          <w:b/>
          <w:bCs/>
        </w:rPr>
      </w:pPr>
      <w:r>
        <w:rPr>
          <w:b/>
          <w:bCs/>
        </w:rPr>
        <w:t>Open Space.</w:t>
      </w:r>
    </w:p>
    <w:p w14:paraId="7C0348E9" w14:textId="35484570" w:rsidR="00020680" w:rsidRDefault="00020680" w:rsidP="00C97BDF">
      <w:pPr>
        <w:pStyle w:val="ListParagraph"/>
        <w:numPr>
          <w:ilvl w:val="3"/>
          <w:numId w:val="11"/>
        </w:numPr>
        <w:ind w:left="1080"/>
      </w:pPr>
      <w:r>
        <w:t xml:space="preserve">The required open space set-aside in an NMU zoning district can be found in Article 16 of this ordinance. </w:t>
      </w:r>
    </w:p>
    <w:p w14:paraId="794CEF03" w14:textId="77777777" w:rsidR="00020680" w:rsidRDefault="00020680" w:rsidP="00020680">
      <w:pPr>
        <w:pStyle w:val="ListParagraph"/>
        <w:ind w:left="1080"/>
      </w:pPr>
    </w:p>
    <w:p w14:paraId="4CBC2E47" w14:textId="4751BDE8" w:rsidR="000030BA" w:rsidRPr="000030BA" w:rsidRDefault="000030BA" w:rsidP="00C97BDF">
      <w:pPr>
        <w:pStyle w:val="ListParagraph"/>
        <w:numPr>
          <w:ilvl w:val="0"/>
          <w:numId w:val="11"/>
        </w:numPr>
        <w:rPr>
          <w:b/>
          <w:bCs/>
          <w:color w:val="000000" w:themeColor="text1"/>
        </w:rPr>
      </w:pPr>
      <w:r>
        <w:rPr>
          <w:b/>
          <w:bCs/>
          <w:color w:val="000000" w:themeColor="text1"/>
        </w:rPr>
        <w:t>Additional Considerations.</w:t>
      </w:r>
    </w:p>
    <w:p w14:paraId="2A3A2461" w14:textId="77777777" w:rsidR="004A40D9" w:rsidRDefault="00516BD3" w:rsidP="004A40D9">
      <w:pPr>
        <w:pStyle w:val="ListParagraph"/>
        <w:numPr>
          <w:ilvl w:val="1"/>
          <w:numId w:val="7"/>
        </w:numPr>
        <w:ind w:left="1080"/>
        <w:rPr>
          <w:color w:val="000000" w:themeColor="text1"/>
        </w:rPr>
      </w:pPr>
      <w:r>
        <w:rPr>
          <w:color w:val="000000" w:themeColor="text1"/>
        </w:rPr>
        <w:t xml:space="preserve">Development within the NMU district is required to incorporate a blend of building types and uses. </w:t>
      </w:r>
    </w:p>
    <w:p w14:paraId="2438C637" w14:textId="77777777" w:rsidR="004A40D9" w:rsidRDefault="00516BD3" w:rsidP="004A40D9">
      <w:pPr>
        <w:pStyle w:val="ListParagraph"/>
        <w:numPr>
          <w:ilvl w:val="2"/>
          <w:numId w:val="7"/>
        </w:numPr>
        <w:ind w:left="1440"/>
        <w:rPr>
          <w:color w:val="000000" w:themeColor="text1"/>
        </w:rPr>
      </w:pPr>
      <w:r>
        <w:rPr>
          <w:color w:val="000000" w:themeColor="text1"/>
        </w:rPr>
        <w:t>A lot or development site two acres or greater requires a minimum of 20% of the developed gross floor area to be non-residential</w:t>
      </w:r>
    </w:p>
    <w:p w14:paraId="1A527050" w14:textId="30F129E5" w:rsidR="0046258D" w:rsidRDefault="00516BD3" w:rsidP="0046258D">
      <w:pPr>
        <w:pStyle w:val="ListParagraph"/>
        <w:numPr>
          <w:ilvl w:val="2"/>
          <w:numId w:val="7"/>
        </w:numPr>
        <w:ind w:left="1440"/>
        <w:rPr>
          <w:color w:val="000000" w:themeColor="text1"/>
        </w:rPr>
      </w:pPr>
      <w:r>
        <w:rPr>
          <w:color w:val="000000" w:themeColor="text1"/>
        </w:rPr>
        <w:t xml:space="preserve">Development shall be configured to locate non-residential building types and uses at designated intersections within the development site. </w:t>
      </w:r>
    </w:p>
    <w:p w14:paraId="0BBEF23D" w14:textId="3A735977" w:rsidR="004A40D9" w:rsidRDefault="004A40D9" w:rsidP="0046258D">
      <w:pPr>
        <w:pStyle w:val="ListParagraph"/>
        <w:numPr>
          <w:ilvl w:val="2"/>
          <w:numId w:val="7"/>
        </w:numPr>
        <w:ind w:left="1440"/>
        <w:rPr>
          <w:color w:val="000000" w:themeColor="text1"/>
        </w:rPr>
      </w:pPr>
      <w:r>
        <w:rPr>
          <w:color w:val="000000" w:themeColor="text1"/>
        </w:rPr>
        <w:t>Ground floor residential is not permitted in the shopfront or mixed-use building types.</w:t>
      </w:r>
    </w:p>
    <w:p w14:paraId="44E258E0" w14:textId="77777777" w:rsidR="004A40D9" w:rsidRPr="004A40D9" w:rsidRDefault="004A40D9" w:rsidP="004A40D9">
      <w:pPr>
        <w:pStyle w:val="ListParagraph"/>
        <w:ind w:left="1440"/>
        <w:rPr>
          <w:color w:val="000000" w:themeColor="text1"/>
        </w:rPr>
      </w:pPr>
    </w:p>
    <w:p w14:paraId="0125605B" w14:textId="12432FBE" w:rsidR="0046258D" w:rsidRDefault="00661412" w:rsidP="00661412">
      <w:pPr>
        <w:pStyle w:val="Heading2"/>
      </w:pPr>
      <w:r>
        <w:t>5.03</w:t>
      </w:r>
      <w:r>
        <w:tab/>
        <w:t>MUCC - Mixed-Use Community Corridor Zoning District</w:t>
      </w:r>
      <w:r>
        <w:tab/>
      </w:r>
    </w:p>
    <w:p w14:paraId="67AB6508" w14:textId="3D6FBB85" w:rsidR="0046258D" w:rsidRDefault="0046258D" w:rsidP="00074DB1">
      <w:pPr>
        <w:pStyle w:val="ListParagraph"/>
        <w:numPr>
          <w:ilvl w:val="0"/>
          <w:numId w:val="13"/>
        </w:numPr>
      </w:pPr>
      <w:r>
        <w:rPr>
          <w:b/>
          <w:bCs/>
        </w:rPr>
        <w:t>Purpose:</w:t>
      </w:r>
      <w:r>
        <w:t xml:space="preserve"> The mixed-use community corridor zoning district is established to create and enhance vibrant, pedestrian-oriented mixed-use corridors along major thoroughfares. This district accommodates a mix of residential, retail, and service uses and activities that serve the needs of adjacent neighborhoods as well as the broader community. The district supports the development and redevelopment of underutilized commercial land and is characterized by a variety of building and development types that may include vertical mixed-use within a building or a horizontal mix of uses in one or multiple buildings development-wide. Site design standards ensure that development is supported by transportation infrastructure that safely connects cars and pedestrians to and through the district and ensures compatibility between mixed-use development and adjacent residential areas.</w:t>
      </w:r>
    </w:p>
    <w:p w14:paraId="3CDB48BF" w14:textId="77777777" w:rsidR="00661412" w:rsidRDefault="00661412" w:rsidP="00661412">
      <w:pPr>
        <w:pStyle w:val="ListParagraph"/>
      </w:pPr>
    </w:p>
    <w:p w14:paraId="1A01014B" w14:textId="32AE6AC1" w:rsidR="00661412" w:rsidRPr="00661412" w:rsidRDefault="00661412" w:rsidP="00074DB1">
      <w:pPr>
        <w:pStyle w:val="ListParagraph"/>
        <w:numPr>
          <w:ilvl w:val="0"/>
          <w:numId w:val="13"/>
        </w:numPr>
      </w:pPr>
      <w:r>
        <w:rPr>
          <w:b/>
          <w:bCs/>
        </w:rPr>
        <w:t>Typical Development Pattern.</w:t>
      </w:r>
    </w:p>
    <w:p w14:paraId="035957CD" w14:textId="1DD271BF" w:rsidR="00661412" w:rsidRDefault="00661412" w:rsidP="00661412">
      <w:pPr>
        <w:pStyle w:val="ListParagraph"/>
      </w:pPr>
    </w:p>
    <w:p w14:paraId="719DC151" w14:textId="77777777" w:rsidR="00661412" w:rsidRDefault="00661412" w:rsidP="00661412">
      <w:pPr>
        <w:pStyle w:val="ListParagraph"/>
      </w:pPr>
    </w:p>
    <w:p w14:paraId="017B703B" w14:textId="227DE5EC" w:rsidR="00074DB1" w:rsidRPr="00661412" w:rsidRDefault="00074DB1" w:rsidP="00074DB1">
      <w:pPr>
        <w:pStyle w:val="ListParagraph"/>
        <w:numPr>
          <w:ilvl w:val="0"/>
          <w:numId w:val="13"/>
        </w:numPr>
        <w:spacing w:after="160" w:line="278" w:lineRule="auto"/>
        <w:rPr>
          <w:b/>
          <w:bCs/>
        </w:rPr>
      </w:pPr>
      <w:r>
        <w:rPr>
          <w:b/>
          <w:bCs/>
        </w:rPr>
        <w:t>Uses and Activities Allowed.</w:t>
      </w:r>
    </w:p>
    <w:p w14:paraId="46CBC1FF" w14:textId="06396BE8" w:rsidR="0020147A" w:rsidRDefault="0020147A" w:rsidP="0020147A">
      <w:pPr>
        <w:pStyle w:val="ListParagraph"/>
        <w:numPr>
          <w:ilvl w:val="3"/>
          <w:numId w:val="13"/>
        </w:numPr>
        <w:snapToGrid w:val="0"/>
        <w:spacing w:after="120" w:line="240" w:lineRule="auto"/>
        <w:ind w:left="1080"/>
        <w:contextualSpacing w:val="0"/>
        <w:rPr>
          <w:color w:val="000000" w:themeColor="text1"/>
        </w:rPr>
      </w:pPr>
      <w:r>
        <w:rPr>
          <w:color w:val="000000" w:themeColor="text1"/>
        </w:rPr>
        <w:lastRenderedPageBreak/>
        <w:t xml:space="preserve">Uses and activities allowed in the MUCC zoning district are established in Article 9 of this ordinance as permitted or conditionally permitted. Reference the </w:t>
      </w:r>
      <w:r>
        <w:rPr>
          <w:color w:val="0070C0"/>
          <w:u w:val="single"/>
        </w:rPr>
        <w:t>consolidated table of uses</w:t>
      </w:r>
      <w:r>
        <w:rPr>
          <w:color w:val="0070C0"/>
        </w:rPr>
        <w:t xml:space="preserve"> </w:t>
      </w:r>
      <w:r>
        <w:rPr>
          <w:color w:val="000000" w:themeColor="text1"/>
        </w:rPr>
        <w:t>for additional information.</w:t>
      </w:r>
    </w:p>
    <w:p w14:paraId="11DE278F" w14:textId="7EE600ED" w:rsidR="0020147A" w:rsidRPr="000105BF" w:rsidRDefault="0020147A" w:rsidP="0020147A">
      <w:pPr>
        <w:pStyle w:val="ListParagraph"/>
        <w:snapToGrid w:val="0"/>
        <w:spacing w:after="120" w:line="240" w:lineRule="auto"/>
        <w:ind w:left="1080"/>
        <w:contextualSpacing w:val="0"/>
        <w:rPr>
          <w:i/>
          <w:iCs/>
          <w:color w:val="7F7F7F" w:themeColor="text1" w:themeTint="80"/>
        </w:rPr>
      </w:pPr>
      <w:r>
        <w:rPr>
          <w:i/>
          <w:iCs/>
          <w:color w:val="7F7F7F" w:themeColor="text1" w:themeTint="80"/>
        </w:rPr>
        <w:t xml:space="preserve">For ease in review of these articles, a </w:t>
      </w:r>
      <w:r>
        <w:rPr>
          <w:b/>
          <w:bCs/>
          <w:i/>
          <w:iCs/>
          <w:color w:val="7F7F7F" w:themeColor="text1" w:themeTint="80"/>
        </w:rPr>
        <w:t>temporary list</w:t>
      </w:r>
      <w:r>
        <w:rPr>
          <w:i/>
          <w:iCs/>
          <w:color w:val="7F7F7F" w:themeColor="text1" w:themeTint="80"/>
        </w:rPr>
        <w:t xml:space="preserve"> of permitted and conditional uses allowed within the MUCC zoning district has been provided in Table 5.03.01 below.</w:t>
      </w:r>
    </w:p>
    <w:p w14:paraId="12A05D36" w14:textId="77777777" w:rsidR="0020147A" w:rsidRDefault="0020147A" w:rsidP="0020147A">
      <w:pPr>
        <w:pStyle w:val="ListParagraph"/>
        <w:numPr>
          <w:ilvl w:val="3"/>
          <w:numId w:val="13"/>
        </w:numPr>
        <w:snapToGrid w:val="0"/>
        <w:spacing w:before="0" w:after="240" w:line="240" w:lineRule="auto"/>
        <w:ind w:left="1080"/>
        <w:contextualSpacing w:val="0"/>
      </w:pPr>
      <w:r>
        <w:t xml:space="preserve">Multiple principal and accessory uses and structures may be permitted on a lot within this zoning district. Multiple uses may be allowed within a single structure. </w:t>
      </w:r>
    </w:p>
    <w:p w14:paraId="32634EB1" w14:textId="77777777" w:rsidR="00BB3626" w:rsidRDefault="00BB3626" w:rsidP="00074DB1">
      <w:pPr>
        <w:pStyle w:val="ListParagraph"/>
        <w:numPr>
          <w:ilvl w:val="0"/>
          <w:numId w:val="13"/>
        </w:numPr>
        <w:snapToGrid w:val="0"/>
        <w:spacing w:after="120" w:line="240" w:lineRule="auto"/>
        <w:rPr>
          <w:b/>
          <w:bCs/>
        </w:rPr>
      </w:pPr>
    </w:p>
    <w:p w14:paraId="7319F7F2" w14:textId="2D626256" w:rsidR="00074DB1" w:rsidRPr="00661412" w:rsidRDefault="007013C7" w:rsidP="00074DB1">
      <w:pPr>
        <w:pStyle w:val="ListParagraph"/>
        <w:numPr>
          <w:ilvl w:val="0"/>
          <w:numId w:val="13"/>
        </w:numPr>
        <w:snapToGrid w:val="0"/>
        <w:spacing w:after="120" w:line="240" w:lineRule="auto"/>
        <w:rPr>
          <w:b/>
          <w:bCs/>
        </w:rPr>
      </w:pPr>
      <w:r>
        <w:rPr>
          <w:b/>
          <w:bCs/>
        </w:rPr>
        <w:t xml:space="preserve">Table 5.03.02 Lot Dimensions. </w:t>
      </w:r>
      <w:r>
        <w:rPr>
          <w:b/>
          <w:bCs/>
          <w:i/>
          <w:iCs/>
        </w:rPr>
        <w:t>(Figure 5.03.01 Lot Dimensions)</w:t>
      </w:r>
      <w:r>
        <w:rPr>
          <w:b/>
          <w:bCs/>
          <w:i/>
          <w:iCs/>
        </w:rPr>
        <w:tab/>
      </w:r>
    </w:p>
    <w:tbl>
      <w:tblPr>
        <w:tblStyle w:val="GridTable1Light"/>
        <w:tblW w:w="9350" w:type="dxa"/>
        <w:tblLook w:val="04A0" w:firstRow="1" w:lastRow="0" w:firstColumn="1" w:lastColumn="0" w:noHBand="0" w:noVBand="1"/>
      </w:tblPr>
      <w:tblGrid>
        <w:gridCol w:w="1427"/>
        <w:gridCol w:w="1511"/>
        <w:gridCol w:w="1374"/>
        <w:gridCol w:w="1515"/>
        <w:gridCol w:w="1573"/>
        <w:gridCol w:w="1950"/>
      </w:tblGrid>
      <w:tr w:rsidR="007013C7" w14:paraId="14AB4726" w14:textId="77777777" w:rsidTr="007013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7" w:type="dxa"/>
          </w:tcPr>
          <w:p w14:paraId="4649FAB2" w14:textId="77777777" w:rsidR="007013C7" w:rsidRDefault="007013C7" w:rsidP="007013C7">
            <w:pPr>
              <w:spacing w:before="0"/>
            </w:pPr>
          </w:p>
        </w:tc>
        <w:tc>
          <w:tcPr>
            <w:tcW w:w="1511" w:type="dxa"/>
            <w:vAlign w:val="center"/>
          </w:tcPr>
          <w:p w14:paraId="1F236997" w14:textId="62533D1F" w:rsidR="007013C7" w:rsidRDefault="007013C7" w:rsidP="007013C7">
            <w:pPr>
              <w:spacing w:before="0"/>
              <w:jc w:val="center"/>
              <w:cnfStyle w:val="100000000000" w:firstRow="1" w:lastRow="0" w:firstColumn="0" w:lastColumn="0" w:oddVBand="0" w:evenVBand="0" w:oddHBand="0" w:evenHBand="0" w:firstRowFirstColumn="0" w:firstRowLastColumn="0" w:lastRowFirstColumn="0" w:lastRowLastColumn="0"/>
            </w:pPr>
            <w:r>
              <w:t>Min. Lot Area (ac)</w:t>
            </w:r>
          </w:p>
        </w:tc>
        <w:tc>
          <w:tcPr>
            <w:tcW w:w="1374" w:type="dxa"/>
            <w:vAlign w:val="center"/>
          </w:tcPr>
          <w:p w14:paraId="1CD70A59" w14:textId="38E3895E" w:rsidR="007013C7" w:rsidRDefault="007013C7" w:rsidP="007013C7">
            <w:pPr>
              <w:spacing w:before="0"/>
              <w:jc w:val="center"/>
              <w:cnfStyle w:val="100000000000" w:firstRow="1" w:lastRow="0" w:firstColumn="0" w:lastColumn="0" w:oddVBand="0" w:evenVBand="0" w:oddHBand="0" w:evenHBand="0" w:firstRowFirstColumn="0" w:firstRowLastColumn="0" w:lastRowFirstColumn="0" w:lastRowLastColumn="0"/>
            </w:pPr>
            <w:commentRangeStart w:id="1"/>
            <w:r>
              <w:t>Max. Gross Floor Area (sq. ft.)</w:t>
            </w:r>
            <w:commentRangeEnd w:id="1"/>
            <w:r>
              <w:rPr>
                <w:rStyle w:val="CommentReference"/>
                <w:sz w:val="20"/>
                <w:szCs w:val="20"/>
              </w:rPr>
              <w:commentReference w:id="1"/>
            </w:r>
          </w:p>
        </w:tc>
        <w:tc>
          <w:tcPr>
            <w:tcW w:w="1515" w:type="dxa"/>
            <w:vAlign w:val="center"/>
          </w:tcPr>
          <w:p w14:paraId="2C96810D" w14:textId="69026B30" w:rsidR="007013C7" w:rsidRDefault="007013C7" w:rsidP="007013C7">
            <w:pPr>
              <w:spacing w:before="0"/>
              <w:jc w:val="center"/>
              <w:cnfStyle w:val="100000000000" w:firstRow="1" w:lastRow="0" w:firstColumn="0" w:lastColumn="0" w:oddVBand="0" w:evenVBand="0" w:oddHBand="0" w:evenHBand="0" w:firstRowFirstColumn="0" w:firstRowLastColumn="0" w:lastRowFirstColumn="0" w:lastRowLastColumn="0"/>
            </w:pPr>
            <w:r>
              <w:t>Min. Lot Width (ft)</w:t>
            </w:r>
          </w:p>
        </w:tc>
        <w:tc>
          <w:tcPr>
            <w:tcW w:w="1573" w:type="dxa"/>
            <w:vAlign w:val="center"/>
          </w:tcPr>
          <w:p w14:paraId="24E1963B" w14:textId="69564AD7" w:rsidR="007013C7" w:rsidRDefault="007013C7" w:rsidP="007013C7">
            <w:pPr>
              <w:spacing w:before="0"/>
              <w:jc w:val="center"/>
              <w:cnfStyle w:val="100000000000" w:firstRow="1" w:lastRow="0" w:firstColumn="0" w:lastColumn="0" w:oddVBand="0" w:evenVBand="0" w:oddHBand="0" w:evenHBand="0" w:firstRowFirstColumn="0" w:firstRowLastColumn="0" w:lastRowFirstColumn="0" w:lastRowLastColumn="0"/>
            </w:pPr>
            <w:r>
              <w:t>Width to Depth Ratio (%)</w:t>
            </w:r>
          </w:p>
        </w:tc>
        <w:tc>
          <w:tcPr>
            <w:tcW w:w="1950" w:type="dxa"/>
            <w:vAlign w:val="center"/>
          </w:tcPr>
          <w:p w14:paraId="7D4D2C59" w14:textId="6F377B1A" w:rsidR="007013C7" w:rsidRDefault="007013C7" w:rsidP="007013C7">
            <w:pPr>
              <w:spacing w:before="0"/>
              <w:jc w:val="center"/>
              <w:cnfStyle w:val="100000000000" w:firstRow="1" w:lastRow="0" w:firstColumn="0" w:lastColumn="0" w:oddVBand="0" w:evenVBand="0" w:oddHBand="0" w:evenHBand="0" w:firstRowFirstColumn="0" w:firstRowLastColumn="0" w:lastRowFirstColumn="0" w:lastRowLastColumn="0"/>
            </w:pPr>
            <w:r>
              <w:t>Max. Impervious Surface (%)</w:t>
            </w:r>
          </w:p>
        </w:tc>
      </w:tr>
      <w:tr w:rsidR="007013C7" w14:paraId="24DEAA0F" w14:textId="77777777" w:rsidTr="007013C7">
        <w:tc>
          <w:tcPr>
            <w:cnfStyle w:val="001000000000" w:firstRow="0" w:lastRow="0" w:firstColumn="1" w:lastColumn="0" w:oddVBand="0" w:evenVBand="0" w:oddHBand="0" w:evenHBand="0" w:firstRowFirstColumn="0" w:firstRowLastColumn="0" w:lastRowFirstColumn="0" w:lastRowLastColumn="0"/>
            <w:tcW w:w="1427" w:type="dxa"/>
          </w:tcPr>
          <w:p w14:paraId="09D5372D" w14:textId="77777777" w:rsidR="007013C7" w:rsidRDefault="007013C7" w:rsidP="007013C7">
            <w:pPr>
              <w:spacing w:before="0"/>
            </w:pPr>
            <w:r>
              <w:t>All types</w:t>
            </w:r>
          </w:p>
        </w:tc>
        <w:tc>
          <w:tcPr>
            <w:tcW w:w="1511" w:type="dxa"/>
            <w:vAlign w:val="center"/>
          </w:tcPr>
          <w:p w14:paraId="53B27FEE" w14:textId="519AC3A8" w:rsidR="007013C7" w:rsidRDefault="007013C7" w:rsidP="007013C7">
            <w:pPr>
              <w:spacing w:before="0"/>
              <w:jc w:val="center"/>
              <w:cnfStyle w:val="000000000000" w:firstRow="0" w:lastRow="0" w:firstColumn="0" w:lastColumn="0" w:oddVBand="0" w:evenVBand="0" w:oddHBand="0" w:evenHBand="0" w:firstRowFirstColumn="0" w:firstRowLastColumn="0" w:lastRowFirstColumn="0" w:lastRowLastColumn="0"/>
            </w:pPr>
            <w:r>
              <w:t>No minimum</w:t>
            </w:r>
          </w:p>
        </w:tc>
        <w:tc>
          <w:tcPr>
            <w:tcW w:w="1374" w:type="dxa"/>
            <w:vAlign w:val="center"/>
          </w:tcPr>
          <w:p w14:paraId="313AF2D3" w14:textId="516F1D83" w:rsidR="007013C7" w:rsidRDefault="007013C7" w:rsidP="007013C7">
            <w:pPr>
              <w:spacing w:before="0"/>
              <w:jc w:val="center"/>
              <w:cnfStyle w:val="000000000000" w:firstRow="0" w:lastRow="0" w:firstColumn="0" w:lastColumn="0" w:oddVBand="0" w:evenVBand="0" w:oddHBand="0" w:evenHBand="0" w:firstRowFirstColumn="0" w:firstRowLastColumn="0" w:lastRowFirstColumn="0" w:lastRowLastColumn="0"/>
            </w:pPr>
            <w:r>
              <w:rPr>
                <w:highlight w:val="yellow"/>
              </w:rPr>
              <w:t>--</w:t>
            </w:r>
          </w:p>
        </w:tc>
        <w:tc>
          <w:tcPr>
            <w:tcW w:w="1515" w:type="dxa"/>
            <w:vAlign w:val="center"/>
          </w:tcPr>
          <w:p w14:paraId="01E2AB5A" w14:textId="00B4C01E" w:rsidR="007013C7" w:rsidRDefault="007013C7" w:rsidP="007013C7">
            <w:pPr>
              <w:spacing w:before="0"/>
              <w:jc w:val="center"/>
              <w:cnfStyle w:val="000000000000" w:firstRow="0" w:lastRow="0" w:firstColumn="0" w:lastColumn="0" w:oddVBand="0" w:evenVBand="0" w:oddHBand="0" w:evenHBand="0" w:firstRowFirstColumn="0" w:firstRowLastColumn="0" w:lastRowFirstColumn="0" w:lastRowLastColumn="0"/>
            </w:pPr>
            <w:r>
              <w:t>50</w:t>
            </w:r>
          </w:p>
        </w:tc>
        <w:tc>
          <w:tcPr>
            <w:tcW w:w="1573" w:type="dxa"/>
            <w:vAlign w:val="center"/>
          </w:tcPr>
          <w:p w14:paraId="6FD43FA9" w14:textId="1FCEB46E" w:rsidR="007013C7" w:rsidRDefault="007013C7" w:rsidP="007013C7">
            <w:pPr>
              <w:spacing w:before="0"/>
              <w:jc w:val="center"/>
              <w:cnfStyle w:val="000000000000" w:firstRow="0" w:lastRow="0" w:firstColumn="0" w:lastColumn="0" w:oddVBand="0" w:evenVBand="0" w:oddHBand="0" w:evenHBand="0" w:firstRowFirstColumn="0" w:firstRowLastColumn="0" w:lastRowFirstColumn="0" w:lastRowLastColumn="0"/>
            </w:pPr>
            <w:r>
              <w:t>n/a</w:t>
            </w:r>
          </w:p>
        </w:tc>
        <w:tc>
          <w:tcPr>
            <w:tcW w:w="1950" w:type="dxa"/>
            <w:vAlign w:val="center"/>
          </w:tcPr>
          <w:p w14:paraId="3C9B176E" w14:textId="6EAEE67A" w:rsidR="007013C7" w:rsidRDefault="007013C7" w:rsidP="007013C7">
            <w:pPr>
              <w:spacing w:before="0"/>
              <w:jc w:val="center"/>
              <w:cnfStyle w:val="000000000000" w:firstRow="0" w:lastRow="0" w:firstColumn="0" w:lastColumn="0" w:oddVBand="0" w:evenVBand="0" w:oddHBand="0" w:evenHBand="0" w:firstRowFirstColumn="0" w:firstRowLastColumn="0" w:lastRowFirstColumn="0" w:lastRowLastColumn="0"/>
            </w:pPr>
            <w:r>
              <w:t>80</w:t>
            </w:r>
          </w:p>
        </w:tc>
      </w:tr>
      <w:tr w:rsidR="007013C7" w14:paraId="266E4E5E" w14:textId="77777777" w:rsidTr="007013C7">
        <w:tc>
          <w:tcPr>
            <w:cnfStyle w:val="001000000000" w:firstRow="0" w:lastRow="0" w:firstColumn="1" w:lastColumn="0" w:oddVBand="0" w:evenVBand="0" w:oddHBand="0" w:evenHBand="0" w:firstRowFirstColumn="0" w:firstRowLastColumn="0" w:lastRowFirstColumn="0" w:lastRowLastColumn="0"/>
            <w:tcW w:w="1427" w:type="dxa"/>
            <w:shd w:val="clear" w:color="auto" w:fill="F2F2F2" w:themeFill="background1" w:themeFillShade="F2"/>
          </w:tcPr>
          <w:p w14:paraId="0D2EC5CA" w14:textId="77777777" w:rsidR="007013C7" w:rsidRDefault="007013C7" w:rsidP="007013C7">
            <w:pPr>
              <w:spacing w:before="0"/>
            </w:pPr>
            <w:r>
              <w:t>Key</w:t>
            </w:r>
          </w:p>
        </w:tc>
        <w:tc>
          <w:tcPr>
            <w:tcW w:w="1511" w:type="dxa"/>
            <w:shd w:val="clear" w:color="auto" w:fill="F2F2F2" w:themeFill="background1" w:themeFillShade="F2"/>
            <w:vAlign w:val="center"/>
          </w:tcPr>
          <w:p w14:paraId="56667CAC" w14:textId="6BD1257D" w:rsidR="007013C7" w:rsidRDefault="007013C7" w:rsidP="007013C7">
            <w:pPr>
              <w:spacing w:before="0"/>
              <w:jc w:val="center"/>
              <w:cnfStyle w:val="000000000000" w:firstRow="0" w:lastRow="0" w:firstColumn="0" w:lastColumn="0" w:oddVBand="0" w:evenVBand="0" w:oddHBand="0" w:evenHBand="0" w:firstRowFirstColumn="0" w:firstRowLastColumn="0" w:lastRowFirstColumn="0" w:lastRowLastColumn="0"/>
            </w:pPr>
            <w:r>
              <w:t>C</w:t>
            </w:r>
          </w:p>
        </w:tc>
        <w:tc>
          <w:tcPr>
            <w:tcW w:w="1374" w:type="dxa"/>
            <w:shd w:val="clear" w:color="auto" w:fill="F2F2F2" w:themeFill="background1" w:themeFillShade="F2"/>
            <w:vAlign w:val="center"/>
          </w:tcPr>
          <w:p w14:paraId="4D544118" w14:textId="265309CE" w:rsidR="007013C7" w:rsidRDefault="007013C7" w:rsidP="007013C7">
            <w:pPr>
              <w:spacing w:before="0"/>
              <w:jc w:val="center"/>
              <w:cnfStyle w:val="000000000000" w:firstRow="0" w:lastRow="0" w:firstColumn="0" w:lastColumn="0" w:oddVBand="0" w:evenVBand="0" w:oddHBand="0" w:evenHBand="0" w:firstRowFirstColumn="0" w:firstRowLastColumn="0" w:lastRowFirstColumn="0" w:lastRowLastColumn="0"/>
            </w:pPr>
            <w:r>
              <w:t>D</w:t>
            </w:r>
          </w:p>
        </w:tc>
        <w:tc>
          <w:tcPr>
            <w:tcW w:w="1515" w:type="dxa"/>
            <w:shd w:val="clear" w:color="auto" w:fill="F2F2F2" w:themeFill="background1" w:themeFillShade="F2"/>
            <w:vAlign w:val="center"/>
          </w:tcPr>
          <w:p w14:paraId="34C9A55B" w14:textId="3D825DC6" w:rsidR="007013C7" w:rsidRDefault="007013C7" w:rsidP="007013C7">
            <w:pPr>
              <w:spacing w:before="0"/>
              <w:jc w:val="center"/>
              <w:cnfStyle w:val="000000000000" w:firstRow="0" w:lastRow="0" w:firstColumn="0" w:lastColumn="0" w:oddVBand="0" w:evenVBand="0" w:oddHBand="0" w:evenHBand="0" w:firstRowFirstColumn="0" w:firstRowLastColumn="0" w:lastRowFirstColumn="0" w:lastRowLastColumn="0"/>
            </w:pPr>
            <w:r>
              <w:t>A</w:t>
            </w:r>
          </w:p>
        </w:tc>
        <w:tc>
          <w:tcPr>
            <w:tcW w:w="1573" w:type="dxa"/>
            <w:shd w:val="clear" w:color="auto" w:fill="F2F2F2" w:themeFill="background1" w:themeFillShade="F2"/>
            <w:vAlign w:val="center"/>
          </w:tcPr>
          <w:p w14:paraId="36D969DA" w14:textId="512BCBE0" w:rsidR="007013C7" w:rsidRDefault="007013C7" w:rsidP="007013C7">
            <w:pPr>
              <w:spacing w:before="0"/>
              <w:jc w:val="center"/>
              <w:cnfStyle w:val="000000000000" w:firstRow="0" w:lastRow="0" w:firstColumn="0" w:lastColumn="0" w:oddVBand="0" w:evenVBand="0" w:oddHBand="0" w:evenHBand="0" w:firstRowFirstColumn="0" w:firstRowLastColumn="0" w:lastRowFirstColumn="0" w:lastRowLastColumn="0"/>
            </w:pPr>
            <w:r>
              <w:t>A/B</w:t>
            </w:r>
          </w:p>
        </w:tc>
        <w:tc>
          <w:tcPr>
            <w:tcW w:w="1950" w:type="dxa"/>
            <w:shd w:val="clear" w:color="auto" w:fill="F2F2F2" w:themeFill="background1" w:themeFillShade="F2"/>
            <w:vAlign w:val="center"/>
          </w:tcPr>
          <w:p w14:paraId="4DBEA936" w14:textId="1AD863C9" w:rsidR="007013C7" w:rsidRDefault="007013C7" w:rsidP="007013C7">
            <w:pPr>
              <w:spacing w:before="0"/>
              <w:jc w:val="center"/>
              <w:cnfStyle w:val="000000000000" w:firstRow="0" w:lastRow="0" w:firstColumn="0" w:lastColumn="0" w:oddVBand="0" w:evenVBand="0" w:oddHBand="0" w:evenHBand="0" w:firstRowFirstColumn="0" w:firstRowLastColumn="0" w:lastRowFirstColumn="0" w:lastRowLastColumn="0"/>
            </w:pPr>
            <w:r>
              <w:t>-</w:t>
            </w:r>
          </w:p>
        </w:tc>
      </w:tr>
    </w:tbl>
    <w:p w14:paraId="70C12624" w14:textId="3C12B60C" w:rsidR="00074DB1" w:rsidRDefault="00074DB1" w:rsidP="00074DB1"/>
    <w:p w14:paraId="3CE1238C" w14:textId="391F1343" w:rsidR="00074DB1" w:rsidRPr="00661412" w:rsidRDefault="007013C7" w:rsidP="00074DB1">
      <w:pPr>
        <w:pStyle w:val="ListParagraph"/>
        <w:numPr>
          <w:ilvl w:val="0"/>
          <w:numId w:val="13"/>
        </w:numPr>
        <w:rPr>
          <w:b/>
          <w:bCs/>
        </w:rPr>
      </w:pPr>
      <w:r>
        <w:rPr>
          <w:b/>
          <w:bCs/>
        </w:rPr>
        <w:t xml:space="preserve">Table 5.03.03 Lot Setbacks. </w:t>
      </w:r>
      <w:r>
        <w:rPr>
          <w:b/>
          <w:bCs/>
          <w:i/>
          <w:iCs/>
        </w:rPr>
        <w:t>(Figure 5.03.02 Setbacks and Build-To Zones)</w:t>
      </w:r>
    </w:p>
    <w:tbl>
      <w:tblPr>
        <w:tblStyle w:val="GridTable1Light"/>
        <w:tblW w:w="9350" w:type="dxa"/>
        <w:tblLook w:val="04A0" w:firstRow="1" w:lastRow="0" w:firstColumn="1" w:lastColumn="0" w:noHBand="0" w:noVBand="1"/>
      </w:tblPr>
      <w:tblGrid>
        <w:gridCol w:w="1502"/>
        <w:gridCol w:w="1088"/>
        <w:gridCol w:w="1089"/>
        <w:gridCol w:w="1149"/>
        <w:gridCol w:w="1046"/>
        <w:gridCol w:w="1203"/>
        <w:gridCol w:w="1157"/>
        <w:gridCol w:w="1116"/>
      </w:tblGrid>
      <w:tr w:rsidR="002C3EE1" w14:paraId="73291199" w14:textId="77777777" w:rsidTr="00BD53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vAlign w:val="center"/>
          </w:tcPr>
          <w:p w14:paraId="264BFAE1" w14:textId="77777777" w:rsidR="002C3EE1" w:rsidRDefault="002C3EE1" w:rsidP="00593FF6">
            <w:pPr>
              <w:spacing w:before="0"/>
              <w:jc w:val="center"/>
            </w:pPr>
            <w:r>
              <w:t>Building Type</w:t>
            </w:r>
          </w:p>
        </w:tc>
        <w:tc>
          <w:tcPr>
            <w:tcW w:w="1088" w:type="dxa"/>
            <w:vAlign w:val="center"/>
          </w:tcPr>
          <w:p w14:paraId="4BE4477B" w14:textId="2DD04153" w:rsidR="002C3EE1" w:rsidRDefault="002C3EE1" w:rsidP="00593FF6">
            <w:pPr>
              <w:spacing w:before="0"/>
              <w:jc w:val="center"/>
              <w:cnfStyle w:val="100000000000" w:firstRow="1" w:lastRow="0" w:firstColumn="0" w:lastColumn="0" w:oddVBand="0" w:evenVBand="0" w:oddHBand="0" w:evenHBand="0" w:firstRowFirstColumn="0" w:firstRowLastColumn="0" w:lastRowFirstColumn="0" w:lastRowLastColumn="0"/>
            </w:pPr>
            <w:r>
              <w:t>Min. Front (ft)*</w:t>
            </w:r>
          </w:p>
        </w:tc>
        <w:tc>
          <w:tcPr>
            <w:tcW w:w="1089" w:type="dxa"/>
            <w:vAlign w:val="center"/>
          </w:tcPr>
          <w:p w14:paraId="0F971270" w14:textId="434DF086" w:rsidR="002C3EE1" w:rsidRDefault="002C3EE1" w:rsidP="00593FF6">
            <w:pPr>
              <w:spacing w:before="0"/>
              <w:jc w:val="center"/>
              <w:cnfStyle w:val="100000000000" w:firstRow="1" w:lastRow="0" w:firstColumn="0" w:lastColumn="0" w:oddVBand="0" w:evenVBand="0" w:oddHBand="0" w:evenHBand="0" w:firstRowFirstColumn="0" w:firstRowLastColumn="0" w:lastRowFirstColumn="0" w:lastRowLastColumn="0"/>
            </w:pPr>
            <w:r>
              <w:t>Min. Front (ft) w/Alley</w:t>
            </w:r>
          </w:p>
        </w:tc>
        <w:tc>
          <w:tcPr>
            <w:tcW w:w="1149" w:type="dxa"/>
            <w:vAlign w:val="center"/>
          </w:tcPr>
          <w:p w14:paraId="31AB1F44" w14:textId="06A949CC" w:rsidR="002C3EE1" w:rsidRDefault="002C3EE1" w:rsidP="00593FF6">
            <w:pPr>
              <w:spacing w:before="0"/>
              <w:jc w:val="center"/>
              <w:cnfStyle w:val="100000000000" w:firstRow="1" w:lastRow="0" w:firstColumn="0" w:lastColumn="0" w:oddVBand="0" w:evenVBand="0" w:oddHBand="0" w:evenHBand="0" w:firstRowFirstColumn="0" w:firstRowLastColumn="0" w:lastRowFirstColumn="0" w:lastRowLastColumn="0"/>
            </w:pPr>
            <w:r>
              <w:t>Min. Rear (ft)^</w:t>
            </w:r>
          </w:p>
        </w:tc>
        <w:tc>
          <w:tcPr>
            <w:tcW w:w="1046" w:type="dxa"/>
            <w:vAlign w:val="center"/>
          </w:tcPr>
          <w:p w14:paraId="6544E3A7" w14:textId="5489BCF4" w:rsidR="002C3EE1" w:rsidRDefault="002C3EE1" w:rsidP="00593FF6">
            <w:pPr>
              <w:spacing w:before="0"/>
              <w:jc w:val="center"/>
              <w:cnfStyle w:val="100000000000" w:firstRow="1" w:lastRow="0" w:firstColumn="0" w:lastColumn="0" w:oddVBand="0" w:evenVBand="0" w:oddHBand="0" w:evenHBand="0" w:firstRowFirstColumn="0" w:firstRowLastColumn="0" w:lastRowFirstColumn="0" w:lastRowLastColumn="0"/>
            </w:pPr>
            <w:r>
              <w:t>Min. Rear (ft.) w/Alley^</w:t>
            </w:r>
          </w:p>
        </w:tc>
        <w:tc>
          <w:tcPr>
            <w:tcW w:w="1203" w:type="dxa"/>
            <w:vAlign w:val="center"/>
          </w:tcPr>
          <w:p w14:paraId="0CDB3F9C" w14:textId="2CB7C0B3" w:rsidR="002C3EE1" w:rsidRDefault="002C3EE1" w:rsidP="00593FF6">
            <w:pPr>
              <w:spacing w:before="0"/>
              <w:jc w:val="center"/>
              <w:cnfStyle w:val="100000000000" w:firstRow="1" w:lastRow="0" w:firstColumn="0" w:lastColumn="0" w:oddVBand="0" w:evenVBand="0" w:oddHBand="0" w:evenHBand="0" w:firstRowFirstColumn="0" w:firstRowLastColumn="0" w:lastRowFirstColumn="0" w:lastRowLastColumn="0"/>
            </w:pPr>
            <w:r>
              <w:t>Min. Side, Interior (ft)**</w:t>
            </w:r>
          </w:p>
        </w:tc>
        <w:tc>
          <w:tcPr>
            <w:tcW w:w="1157" w:type="dxa"/>
            <w:vAlign w:val="center"/>
          </w:tcPr>
          <w:p w14:paraId="5223F739" w14:textId="4791992F" w:rsidR="002C3EE1" w:rsidRDefault="002C3EE1" w:rsidP="00593FF6">
            <w:pPr>
              <w:spacing w:before="0"/>
              <w:jc w:val="center"/>
              <w:cnfStyle w:val="100000000000" w:firstRow="1" w:lastRow="0" w:firstColumn="0" w:lastColumn="0" w:oddVBand="0" w:evenVBand="0" w:oddHBand="0" w:evenHBand="0" w:firstRowFirstColumn="0" w:firstRowLastColumn="0" w:lastRowFirstColumn="0" w:lastRowLastColumn="0"/>
            </w:pPr>
            <w:r>
              <w:t>Min. Side, Street (ft)*</w:t>
            </w:r>
          </w:p>
        </w:tc>
        <w:tc>
          <w:tcPr>
            <w:tcW w:w="1116" w:type="dxa"/>
            <w:vAlign w:val="center"/>
          </w:tcPr>
          <w:p w14:paraId="48D01E59" w14:textId="51B6EDDC" w:rsidR="002C3EE1" w:rsidRDefault="0079337B" w:rsidP="00593FF6">
            <w:pPr>
              <w:spacing w:before="0"/>
              <w:jc w:val="center"/>
              <w:cnfStyle w:val="100000000000" w:firstRow="1" w:lastRow="0" w:firstColumn="0" w:lastColumn="0" w:oddVBand="0" w:evenVBand="0" w:oddHBand="0" w:evenHBand="0" w:firstRowFirstColumn="0" w:firstRowLastColumn="0" w:lastRowFirstColumn="0" w:lastRowLastColumn="0"/>
            </w:pPr>
            <w:r>
              <w:t xml:space="preserve">Interior </w:t>
            </w:r>
            <w:r>
              <w:rPr>
                <w:sz w:val="16"/>
                <w:szCs w:val="16"/>
              </w:rPr>
              <w:t>(ft. btwn buildings if multiple)</w:t>
            </w:r>
          </w:p>
        </w:tc>
      </w:tr>
      <w:tr w:rsidR="002C3EE1" w14:paraId="77200240" w14:textId="77777777" w:rsidTr="00BD5357">
        <w:tc>
          <w:tcPr>
            <w:cnfStyle w:val="001000000000" w:firstRow="0" w:lastRow="0" w:firstColumn="1" w:lastColumn="0" w:oddVBand="0" w:evenVBand="0" w:oddHBand="0" w:evenHBand="0" w:firstRowFirstColumn="0" w:firstRowLastColumn="0" w:lastRowFirstColumn="0" w:lastRowLastColumn="0"/>
            <w:tcW w:w="1502" w:type="dxa"/>
          </w:tcPr>
          <w:p w14:paraId="2B366CF0" w14:textId="58FFFD58" w:rsidR="002C3EE1" w:rsidRDefault="002C3EE1" w:rsidP="00593FF6">
            <w:pPr>
              <w:spacing w:before="0"/>
            </w:pPr>
            <w:r>
              <w:rPr>
                <w:rFonts w:cs="Times New Roman"/>
              </w:rPr>
              <w:t>Multifamily (9+ units)  </w:t>
            </w:r>
          </w:p>
        </w:tc>
        <w:tc>
          <w:tcPr>
            <w:tcW w:w="1088" w:type="dxa"/>
            <w:vAlign w:val="center"/>
          </w:tcPr>
          <w:p w14:paraId="61FE0F1F" w14:textId="0BBFF518" w:rsidR="002C3EE1" w:rsidRDefault="00593FF6" w:rsidP="00593FF6">
            <w:pPr>
              <w:spacing w:before="0"/>
              <w:jc w:val="center"/>
              <w:cnfStyle w:val="000000000000" w:firstRow="0" w:lastRow="0" w:firstColumn="0" w:lastColumn="0" w:oddVBand="0" w:evenVBand="0" w:oddHBand="0" w:evenHBand="0" w:firstRowFirstColumn="0" w:firstRowLastColumn="0" w:lastRowFirstColumn="0" w:lastRowLastColumn="0"/>
            </w:pPr>
            <w:r>
              <w:t>10</w:t>
            </w:r>
          </w:p>
        </w:tc>
        <w:tc>
          <w:tcPr>
            <w:tcW w:w="1089" w:type="dxa"/>
            <w:vAlign w:val="center"/>
          </w:tcPr>
          <w:p w14:paraId="6A971397" w14:textId="469CD59C" w:rsidR="002C3EE1" w:rsidRDefault="002C3EE1" w:rsidP="00593FF6">
            <w:pPr>
              <w:spacing w:before="0"/>
              <w:jc w:val="center"/>
              <w:cnfStyle w:val="000000000000" w:firstRow="0" w:lastRow="0" w:firstColumn="0" w:lastColumn="0" w:oddVBand="0" w:evenVBand="0" w:oddHBand="0" w:evenHBand="0" w:firstRowFirstColumn="0" w:firstRowLastColumn="0" w:lastRowFirstColumn="0" w:lastRowLastColumn="0"/>
            </w:pPr>
            <w:r>
              <w:t>No minimum</w:t>
            </w:r>
          </w:p>
        </w:tc>
        <w:tc>
          <w:tcPr>
            <w:tcW w:w="1149" w:type="dxa"/>
            <w:vAlign w:val="center"/>
          </w:tcPr>
          <w:p w14:paraId="40D7874F" w14:textId="3E0278A8" w:rsidR="002C3EE1" w:rsidRDefault="002C3EE1" w:rsidP="00593FF6">
            <w:pPr>
              <w:spacing w:before="0"/>
              <w:jc w:val="center"/>
              <w:cnfStyle w:val="000000000000" w:firstRow="0" w:lastRow="0" w:firstColumn="0" w:lastColumn="0" w:oddVBand="0" w:evenVBand="0" w:oddHBand="0" w:evenHBand="0" w:firstRowFirstColumn="0" w:firstRowLastColumn="0" w:lastRowFirstColumn="0" w:lastRowLastColumn="0"/>
            </w:pPr>
            <w:r>
              <w:t>5</w:t>
            </w:r>
          </w:p>
        </w:tc>
        <w:tc>
          <w:tcPr>
            <w:tcW w:w="1046" w:type="dxa"/>
            <w:vAlign w:val="center"/>
          </w:tcPr>
          <w:p w14:paraId="59340F3A" w14:textId="3BF1EB76" w:rsidR="002C3EE1" w:rsidRDefault="00593FF6" w:rsidP="00593FF6">
            <w:pPr>
              <w:spacing w:before="0"/>
              <w:jc w:val="center"/>
              <w:cnfStyle w:val="000000000000" w:firstRow="0" w:lastRow="0" w:firstColumn="0" w:lastColumn="0" w:oddVBand="0" w:evenVBand="0" w:oddHBand="0" w:evenHBand="0" w:firstRowFirstColumn="0" w:firstRowLastColumn="0" w:lastRowFirstColumn="0" w:lastRowLastColumn="0"/>
            </w:pPr>
            <w:r>
              <w:t>5</w:t>
            </w:r>
          </w:p>
        </w:tc>
        <w:tc>
          <w:tcPr>
            <w:tcW w:w="1203" w:type="dxa"/>
            <w:vAlign w:val="center"/>
          </w:tcPr>
          <w:p w14:paraId="276EBA6B" w14:textId="375C0067" w:rsidR="002C3EE1" w:rsidRDefault="002C3EE1" w:rsidP="00593FF6">
            <w:pPr>
              <w:spacing w:before="0"/>
              <w:jc w:val="center"/>
              <w:cnfStyle w:val="000000000000" w:firstRow="0" w:lastRow="0" w:firstColumn="0" w:lastColumn="0" w:oddVBand="0" w:evenVBand="0" w:oddHBand="0" w:evenHBand="0" w:firstRowFirstColumn="0" w:firstRowLastColumn="0" w:lastRowFirstColumn="0" w:lastRowLastColumn="0"/>
            </w:pPr>
            <w:r>
              <w:t>5</w:t>
            </w:r>
          </w:p>
        </w:tc>
        <w:tc>
          <w:tcPr>
            <w:tcW w:w="1157" w:type="dxa"/>
            <w:vAlign w:val="center"/>
          </w:tcPr>
          <w:p w14:paraId="5DF250BE" w14:textId="265736F9" w:rsidR="002C3EE1" w:rsidRDefault="002C3EE1" w:rsidP="00593FF6">
            <w:pPr>
              <w:spacing w:before="0"/>
              <w:jc w:val="center"/>
              <w:cnfStyle w:val="000000000000" w:firstRow="0" w:lastRow="0" w:firstColumn="0" w:lastColumn="0" w:oddVBand="0" w:evenVBand="0" w:oddHBand="0" w:evenHBand="0" w:firstRowFirstColumn="0" w:firstRowLastColumn="0" w:lastRowFirstColumn="0" w:lastRowLastColumn="0"/>
            </w:pPr>
            <w:r>
              <w:t>No minimum</w:t>
            </w:r>
          </w:p>
        </w:tc>
        <w:tc>
          <w:tcPr>
            <w:tcW w:w="1116" w:type="dxa"/>
            <w:vAlign w:val="center"/>
          </w:tcPr>
          <w:p w14:paraId="341079DE" w14:textId="46C04B3A" w:rsidR="002C3EE1" w:rsidRDefault="002C3EE1" w:rsidP="00593FF6">
            <w:pPr>
              <w:spacing w:before="0"/>
              <w:jc w:val="center"/>
              <w:cnfStyle w:val="000000000000" w:firstRow="0" w:lastRow="0" w:firstColumn="0" w:lastColumn="0" w:oddVBand="0" w:evenVBand="0" w:oddHBand="0" w:evenHBand="0" w:firstRowFirstColumn="0" w:firstRowLastColumn="0" w:lastRowFirstColumn="0" w:lastRowLastColumn="0"/>
            </w:pPr>
            <w:r>
              <w:t>10</w:t>
            </w:r>
          </w:p>
        </w:tc>
      </w:tr>
    </w:tbl>
    <w:p w14:paraId="2002D87D" w14:textId="2E28571D" w:rsidR="00C7577D" w:rsidRDefault="00593FF6" w:rsidP="004A40D9">
      <w:pPr>
        <w:spacing w:before="0" w:after="0"/>
        <w:rPr>
          <w:sz w:val="16"/>
          <w:szCs w:val="16"/>
        </w:rPr>
      </w:pPr>
      <w:r>
        <w:rPr>
          <w:sz w:val="16"/>
          <w:szCs w:val="16"/>
        </w:rPr>
        <w:t xml:space="preserve">^Setback increases to 20 feet for the portion of structures above 35 feet if abutting residential zoning district or an established residential use. </w:t>
      </w:r>
    </w:p>
    <w:p w14:paraId="269AB725" w14:textId="09CA15CA" w:rsidR="00593FF6" w:rsidRPr="00593FF6" w:rsidRDefault="00593FF6" w:rsidP="00593FF6">
      <w:pPr>
        <w:spacing w:before="0" w:after="0"/>
        <w:rPr>
          <w:sz w:val="16"/>
          <w:szCs w:val="16"/>
        </w:rPr>
      </w:pPr>
      <w:r>
        <w:rPr>
          <w:sz w:val="16"/>
          <w:szCs w:val="16"/>
        </w:rPr>
        <w:t>* Street frontage type may dictate a reduced setback; refer to Article 18 for additional detail.</w:t>
      </w:r>
    </w:p>
    <w:p w14:paraId="1379DC0F" w14:textId="2262FB37" w:rsidR="002C3EE1" w:rsidRDefault="002C3EE1" w:rsidP="002C3EE1">
      <w:pPr>
        <w:spacing w:before="0" w:after="0"/>
        <w:rPr>
          <w:sz w:val="16"/>
          <w:szCs w:val="16"/>
        </w:rPr>
      </w:pPr>
      <w:r>
        <w:rPr>
          <w:sz w:val="16"/>
          <w:szCs w:val="16"/>
        </w:rPr>
        <w:t>**Shared walls between units do not have a side setback.</w:t>
      </w:r>
    </w:p>
    <w:p w14:paraId="00A7213F" w14:textId="77777777" w:rsidR="002C3EE1" w:rsidRPr="004A40D9" w:rsidRDefault="002C3EE1" w:rsidP="004A40D9">
      <w:pPr>
        <w:spacing w:before="0" w:after="0"/>
        <w:rPr>
          <w:sz w:val="16"/>
          <w:szCs w:val="16"/>
        </w:rPr>
      </w:pPr>
    </w:p>
    <w:p w14:paraId="5D8B8731" w14:textId="3AB515F7" w:rsidR="00593FF6" w:rsidRPr="00661412" w:rsidRDefault="00593FF6" w:rsidP="00593FF6">
      <w:pPr>
        <w:pStyle w:val="ListParagraph"/>
        <w:numPr>
          <w:ilvl w:val="0"/>
          <w:numId w:val="13"/>
        </w:numPr>
        <w:rPr>
          <w:b/>
          <w:bCs/>
        </w:rPr>
      </w:pPr>
      <w:r>
        <w:rPr>
          <w:b/>
          <w:bCs/>
        </w:rPr>
        <w:t xml:space="preserve">Table 5.03.04 Build-to Zone. </w:t>
      </w:r>
      <w:r>
        <w:rPr>
          <w:b/>
          <w:bCs/>
          <w:i/>
          <w:iCs/>
        </w:rPr>
        <w:t>(Figure 5.03.02 Setbacks and Build-To Zones)</w:t>
      </w:r>
    </w:p>
    <w:tbl>
      <w:tblPr>
        <w:tblStyle w:val="GridTable1Light"/>
        <w:tblW w:w="8743" w:type="dxa"/>
        <w:tblInd w:w="607" w:type="dxa"/>
        <w:tblLook w:val="04A0" w:firstRow="1" w:lastRow="0" w:firstColumn="1" w:lastColumn="0" w:noHBand="0" w:noVBand="1"/>
      </w:tblPr>
      <w:tblGrid>
        <w:gridCol w:w="2382"/>
        <w:gridCol w:w="1227"/>
        <w:gridCol w:w="946"/>
        <w:gridCol w:w="981"/>
        <w:gridCol w:w="1097"/>
        <w:gridCol w:w="1101"/>
        <w:gridCol w:w="1009"/>
      </w:tblGrid>
      <w:tr w:rsidR="00593FF6" w14:paraId="7897D6E5" w14:textId="77777777" w:rsidTr="00593F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8" w:type="dxa"/>
          </w:tcPr>
          <w:p w14:paraId="4CCE4A34" w14:textId="77777777" w:rsidR="00593FF6" w:rsidRDefault="00593FF6" w:rsidP="00593FF6">
            <w:pPr>
              <w:spacing w:before="0"/>
            </w:pPr>
          </w:p>
        </w:tc>
        <w:tc>
          <w:tcPr>
            <w:tcW w:w="288" w:type="dxa"/>
            <w:vAlign w:val="center"/>
          </w:tcPr>
          <w:p w14:paraId="4F01CAB9" w14:textId="532C7B6B" w:rsidR="00593FF6" w:rsidRDefault="00593FF6" w:rsidP="00593FF6">
            <w:pPr>
              <w:spacing w:before="0"/>
              <w:jc w:val="center"/>
              <w:cnfStyle w:val="100000000000" w:firstRow="1" w:lastRow="0" w:firstColumn="0" w:lastColumn="0" w:oddVBand="0" w:evenVBand="0" w:oddHBand="0" w:evenHBand="0" w:firstRowFirstColumn="0" w:firstRowLastColumn="0" w:lastRowFirstColumn="0" w:lastRowLastColumn="0"/>
            </w:pPr>
            <w:r>
              <w:t>BTZ  - Front (ft)</w:t>
            </w:r>
          </w:p>
        </w:tc>
        <w:tc>
          <w:tcPr>
            <w:tcW w:w="1029" w:type="dxa"/>
            <w:vAlign w:val="center"/>
          </w:tcPr>
          <w:p w14:paraId="210179D8" w14:textId="2AB98497" w:rsidR="00593FF6" w:rsidRDefault="00593FF6" w:rsidP="00593FF6">
            <w:pPr>
              <w:spacing w:before="0"/>
              <w:jc w:val="center"/>
              <w:cnfStyle w:val="100000000000" w:firstRow="1" w:lastRow="0" w:firstColumn="0" w:lastColumn="0" w:oddVBand="0" w:evenVBand="0" w:oddHBand="0" w:evenHBand="0" w:firstRowFirstColumn="0" w:firstRowLastColumn="0" w:lastRowFirstColumn="0" w:lastRowLastColumn="0"/>
            </w:pPr>
            <w:r>
              <w:t>Front (%)</w:t>
            </w:r>
          </w:p>
        </w:tc>
        <w:tc>
          <w:tcPr>
            <w:tcW w:w="1127" w:type="dxa"/>
            <w:vAlign w:val="center"/>
          </w:tcPr>
          <w:p w14:paraId="50AC1BD9" w14:textId="34E82684" w:rsidR="00593FF6" w:rsidRDefault="00593FF6" w:rsidP="00593FF6">
            <w:pPr>
              <w:spacing w:before="0"/>
              <w:jc w:val="center"/>
              <w:cnfStyle w:val="100000000000" w:firstRow="1" w:lastRow="0" w:firstColumn="0" w:lastColumn="0" w:oddVBand="0" w:evenVBand="0" w:oddHBand="0" w:evenHBand="0" w:firstRowFirstColumn="0" w:firstRowLastColumn="0" w:lastRowFirstColumn="0" w:lastRowLastColumn="0"/>
            </w:pPr>
            <w:r>
              <w:t>Key</w:t>
            </w:r>
          </w:p>
        </w:tc>
        <w:tc>
          <w:tcPr>
            <w:tcW w:w="1206" w:type="dxa"/>
            <w:vAlign w:val="center"/>
          </w:tcPr>
          <w:p w14:paraId="424268CA" w14:textId="491A630E" w:rsidR="00593FF6" w:rsidRDefault="00593FF6" w:rsidP="00593FF6">
            <w:pPr>
              <w:spacing w:before="0"/>
              <w:jc w:val="center"/>
              <w:cnfStyle w:val="100000000000" w:firstRow="1" w:lastRow="0" w:firstColumn="0" w:lastColumn="0" w:oddVBand="0" w:evenVBand="0" w:oddHBand="0" w:evenHBand="0" w:firstRowFirstColumn="0" w:firstRowLastColumn="0" w:lastRowFirstColumn="0" w:lastRowLastColumn="0"/>
            </w:pPr>
            <w:r>
              <w:t>BTZ – Side Street (ft)</w:t>
            </w:r>
          </w:p>
        </w:tc>
        <w:tc>
          <w:tcPr>
            <w:tcW w:w="1211" w:type="dxa"/>
            <w:vAlign w:val="center"/>
          </w:tcPr>
          <w:p w14:paraId="75B53F80" w14:textId="64D1E0D9" w:rsidR="00593FF6" w:rsidRDefault="00593FF6" w:rsidP="00593FF6">
            <w:pPr>
              <w:spacing w:before="0"/>
              <w:jc w:val="center"/>
              <w:cnfStyle w:val="100000000000" w:firstRow="1" w:lastRow="0" w:firstColumn="0" w:lastColumn="0" w:oddVBand="0" w:evenVBand="0" w:oddHBand="0" w:evenHBand="0" w:firstRowFirstColumn="0" w:firstRowLastColumn="0" w:lastRowFirstColumn="0" w:lastRowLastColumn="0"/>
            </w:pPr>
            <w:r>
              <w:t>Side Street (%)</w:t>
            </w:r>
          </w:p>
        </w:tc>
        <w:tc>
          <w:tcPr>
            <w:tcW w:w="1164" w:type="dxa"/>
            <w:vAlign w:val="center"/>
          </w:tcPr>
          <w:p w14:paraId="45521260" w14:textId="71F53BB2" w:rsidR="00593FF6" w:rsidRDefault="00593FF6" w:rsidP="00593FF6">
            <w:pPr>
              <w:spacing w:before="0"/>
              <w:jc w:val="center"/>
              <w:cnfStyle w:val="100000000000" w:firstRow="1" w:lastRow="0" w:firstColumn="0" w:lastColumn="0" w:oddVBand="0" w:evenVBand="0" w:oddHBand="0" w:evenHBand="0" w:firstRowFirstColumn="0" w:firstRowLastColumn="0" w:lastRowFirstColumn="0" w:lastRowLastColumn="0"/>
            </w:pPr>
            <w:r>
              <w:t>Key</w:t>
            </w:r>
          </w:p>
        </w:tc>
      </w:tr>
      <w:tr w:rsidR="00593FF6" w14:paraId="2041FB93" w14:textId="77777777" w:rsidTr="00593FF6">
        <w:tc>
          <w:tcPr>
            <w:cnfStyle w:val="001000000000" w:firstRow="0" w:lastRow="0" w:firstColumn="1" w:lastColumn="0" w:oddVBand="0" w:evenVBand="0" w:oddHBand="0" w:evenHBand="0" w:firstRowFirstColumn="0" w:firstRowLastColumn="0" w:lastRowFirstColumn="0" w:lastRowLastColumn="0"/>
            <w:tcW w:w="2718" w:type="dxa"/>
          </w:tcPr>
          <w:p w14:paraId="741C1037" w14:textId="2E31523D" w:rsidR="00593FF6" w:rsidRDefault="00593FF6" w:rsidP="00593FF6">
            <w:pPr>
              <w:spacing w:before="0"/>
            </w:pPr>
            <w:r>
              <w:t>Principal Structure(s)</w:t>
            </w:r>
          </w:p>
        </w:tc>
        <w:tc>
          <w:tcPr>
            <w:tcW w:w="288" w:type="dxa"/>
            <w:vAlign w:val="center"/>
          </w:tcPr>
          <w:p w14:paraId="0EC8C34D" w14:textId="2C990D48" w:rsidR="00593FF6" w:rsidRDefault="00593FF6" w:rsidP="00593FF6">
            <w:pPr>
              <w:spacing w:before="0"/>
              <w:jc w:val="center"/>
              <w:cnfStyle w:val="000000000000" w:firstRow="0" w:lastRow="0" w:firstColumn="0" w:lastColumn="0" w:oddVBand="0" w:evenVBand="0" w:oddHBand="0" w:evenHBand="0" w:firstRowFirstColumn="0" w:firstRowLastColumn="0" w:lastRowFirstColumn="0" w:lastRowLastColumn="0"/>
            </w:pPr>
            <w:r>
              <w:t>15</w:t>
            </w:r>
          </w:p>
        </w:tc>
        <w:tc>
          <w:tcPr>
            <w:tcW w:w="1029" w:type="dxa"/>
            <w:vAlign w:val="center"/>
          </w:tcPr>
          <w:p w14:paraId="73A705F0" w14:textId="6863CF50" w:rsidR="00593FF6" w:rsidRDefault="00593FF6" w:rsidP="00593FF6">
            <w:pPr>
              <w:spacing w:before="0"/>
              <w:jc w:val="center"/>
              <w:cnfStyle w:val="000000000000" w:firstRow="0" w:lastRow="0" w:firstColumn="0" w:lastColumn="0" w:oddVBand="0" w:evenVBand="0" w:oddHBand="0" w:evenHBand="0" w:firstRowFirstColumn="0" w:firstRowLastColumn="0" w:lastRowFirstColumn="0" w:lastRowLastColumn="0"/>
            </w:pPr>
            <w:r>
              <w:t>60^</w:t>
            </w:r>
          </w:p>
        </w:tc>
        <w:tc>
          <w:tcPr>
            <w:tcW w:w="1127" w:type="dxa"/>
            <w:vAlign w:val="center"/>
          </w:tcPr>
          <w:p w14:paraId="699BC10B" w14:textId="77777777" w:rsidR="00593FF6" w:rsidRDefault="00593FF6" w:rsidP="00593FF6">
            <w:pPr>
              <w:spacing w:before="0"/>
              <w:jc w:val="center"/>
              <w:cnfStyle w:val="000000000000" w:firstRow="0" w:lastRow="0" w:firstColumn="0" w:lastColumn="0" w:oddVBand="0" w:evenVBand="0" w:oddHBand="0" w:evenHBand="0" w:firstRowFirstColumn="0" w:firstRowLastColumn="0" w:lastRowFirstColumn="0" w:lastRowLastColumn="0"/>
            </w:pPr>
            <w:r>
              <w:t>F</w:t>
            </w:r>
          </w:p>
        </w:tc>
        <w:tc>
          <w:tcPr>
            <w:tcW w:w="1206" w:type="dxa"/>
            <w:vAlign w:val="center"/>
          </w:tcPr>
          <w:p w14:paraId="04E38BC8" w14:textId="29EABDE1" w:rsidR="00593FF6" w:rsidRDefault="00593FF6" w:rsidP="00593FF6">
            <w:pPr>
              <w:spacing w:before="0"/>
              <w:jc w:val="center"/>
              <w:cnfStyle w:val="000000000000" w:firstRow="0" w:lastRow="0" w:firstColumn="0" w:lastColumn="0" w:oddVBand="0" w:evenVBand="0" w:oddHBand="0" w:evenHBand="0" w:firstRowFirstColumn="0" w:firstRowLastColumn="0" w:lastRowFirstColumn="0" w:lastRowLastColumn="0"/>
            </w:pPr>
            <w:r>
              <w:t>15</w:t>
            </w:r>
          </w:p>
        </w:tc>
        <w:tc>
          <w:tcPr>
            <w:tcW w:w="1211" w:type="dxa"/>
            <w:vAlign w:val="center"/>
          </w:tcPr>
          <w:p w14:paraId="1749C2C0" w14:textId="5815294C" w:rsidR="00593FF6" w:rsidRDefault="00593FF6" w:rsidP="00593FF6">
            <w:pPr>
              <w:spacing w:before="0"/>
              <w:jc w:val="center"/>
              <w:cnfStyle w:val="000000000000" w:firstRow="0" w:lastRow="0" w:firstColumn="0" w:lastColumn="0" w:oddVBand="0" w:evenVBand="0" w:oddHBand="0" w:evenHBand="0" w:firstRowFirstColumn="0" w:firstRowLastColumn="0" w:lastRowFirstColumn="0" w:lastRowLastColumn="0"/>
            </w:pPr>
            <w:r>
              <w:t>50^</w:t>
            </w:r>
          </w:p>
        </w:tc>
        <w:tc>
          <w:tcPr>
            <w:tcW w:w="1164" w:type="dxa"/>
            <w:vAlign w:val="center"/>
          </w:tcPr>
          <w:p w14:paraId="03C10DFB" w14:textId="77777777" w:rsidR="00593FF6" w:rsidRDefault="00593FF6" w:rsidP="00593FF6">
            <w:pPr>
              <w:spacing w:before="0"/>
              <w:jc w:val="center"/>
              <w:cnfStyle w:val="000000000000" w:firstRow="0" w:lastRow="0" w:firstColumn="0" w:lastColumn="0" w:oddVBand="0" w:evenVBand="0" w:oddHBand="0" w:evenHBand="0" w:firstRowFirstColumn="0" w:firstRowLastColumn="0" w:lastRowFirstColumn="0" w:lastRowLastColumn="0"/>
            </w:pPr>
            <w:r>
              <w:t>G</w:t>
            </w:r>
          </w:p>
        </w:tc>
      </w:tr>
      <w:tr w:rsidR="00593FF6" w14:paraId="47AF2CB6" w14:textId="77777777" w:rsidTr="00593FF6">
        <w:tc>
          <w:tcPr>
            <w:cnfStyle w:val="001000000000" w:firstRow="0" w:lastRow="0" w:firstColumn="1" w:lastColumn="0" w:oddVBand="0" w:evenVBand="0" w:oddHBand="0" w:evenHBand="0" w:firstRowFirstColumn="0" w:firstRowLastColumn="0" w:lastRowFirstColumn="0" w:lastRowLastColumn="0"/>
            <w:tcW w:w="2718" w:type="dxa"/>
          </w:tcPr>
          <w:p w14:paraId="1E5D0262" w14:textId="3EDE1E67" w:rsidR="00593FF6" w:rsidRDefault="00593FF6" w:rsidP="00593FF6">
            <w:pPr>
              <w:spacing w:before="0"/>
            </w:pPr>
            <w:r>
              <w:t>Accessory Structure(s)*</w:t>
            </w:r>
          </w:p>
        </w:tc>
        <w:tc>
          <w:tcPr>
            <w:tcW w:w="288" w:type="dxa"/>
            <w:vAlign w:val="center"/>
          </w:tcPr>
          <w:p w14:paraId="5FA30E24" w14:textId="66EC48CF" w:rsidR="00593FF6" w:rsidRDefault="00593FF6" w:rsidP="00593FF6">
            <w:pPr>
              <w:spacing w:before="0"/>
              <w:jc w:val="center"/>
              <w:cnfStyle w:val="000000000000" w:firstRow="0" w:lastRow="0" w:firstColumn="0" w:lastColumn="0" w:oddVBand="0" w:evenVBand="0" w:oddHBand="0" w:evenHBand="0" w:firstRowFirstColumn="0" w:firstRowLastColumn="0" w:lastRowFirstColumn="0" w:lastRowLastColumn="0"/>
            </w:pPr>
            <w:r>
              <w:t>None established</w:t>
            </w:r>
          </w:p>
        </w:tc>
        <w:tc>
          <w:tcPr>
            <w:tcW w:w="1029" w:type="dxa"/>
            <w:vAlign w:val="center"/>
          </w:tcPr>
          <w:p w14:paraId="7131241E" w14:textId="46F928E7" w:rsidR="00593FF6" w:rsidRDefault="00593FF6" w:rsidP="00593FF6">
            <w:pPr>
              <w:spacing w:before="0"/>
              <w:jc w:val="center"/>
              <w:cnfStyle w:val="000000000000" w:firstRow="0" w:lastRow="0" w:firstColumn="0" w:lastColumn="0" w:oddVBand="0" w:evenVBand="0" w:oddHBand="0" w:evenHBand="0" w:firstRowFirstColumn="0" w:firstRowLastColumn="0" w:lastRowFirstColumn="0" w:lastRowLastColumn="0"/>
            </w:pPr>
            <w:r>
              <w:t>n/a</w:t>
            </w:r>
          </w:p>
        </w:tc>
        <w:tc>
          <w:tcPr>
            <w:tcW w:w="1127" w:type="dxa"/>
            <w:vAlign w:val="center"/>
          </w:tcPr>
          <w:p w14:paraId="448BAE06" w14:textId="77777777" w:rsidR="00593FF6" w:rsidRDefault="00593FF6" w:rsidP="00593FF6">
            <w:pPr>
              <w:spacing w:before="0"/>
              <w:jc w:val="center"/>
              <w:cnfStyle w:val="000000000000" w:firstRow="0" w:lastRow="0" w:firstColumn="0" w:lastColumn="0" w:oddVBand="0" w:evenVBand="0" w:oddHBand="0" w:evenHBand="0" w:firstRowFirstColumn="0" w:firstRowLastColumn="0" w:lastRowFirstColumn="0" w:lastRowLastColumn="0"/>
            </w:pPr>
            <w:r>
              <w:t>F</w:t>
            </w:r>
          </w:p>
        </w:tc>
        <w:tc>
          <w:tcPr>
            <w:tcW w:w="1206" w:type="dxa"/>
            <w:vAlign w:val="center"/>
          </w:tcPr>
          <w:p w14:paraId="5650A0D1" w14:textId="4585AD58" w:rsidR="00593FF6" w:rsidRDefault="00593FF6" w:rsidP="00593FF6">
            <w:pPr>
              <w:spacing w:before="0"/>
              <w:jc w:val="center"/>
              <w:cnfStyle w:val="000000000000" w:firstRow="0" w:lastRow="0" w:firstColumn="0" w:lastColumn="0" w:oddVBand="0" w:evenVBand="0" w:oddHBand="0" w:evenHBand="0" w:firstRowFirstColumn="0" w:firstRowLastColumn="0" w:lastRowFirstColumn="0" w:lastRowLastColumn="0"/>
            </w:pPr>
            <w:r>
              <w:t>15</w:t>
            </w:r>
          </w:p>
        </w:tc>
        <w:tc>
          <w:tcPr>
            <w:tcW w:w="1211" w:type="dxa"/>
            <w:vAlign w:val="center"/>
          </w:tcPr>
          <w:p w14:paraId="0BA3074E" w14:textId="53E51F7A" w:rsidR="00593FF6" w:rsidRDefault="00593FF6" w:rsidP="00593FF6">
            <w:pPr>
              <w:spacing w:before="0"/>
              <w:jc w:val="center"/>
              <w:cnfStyle w:val="000000000000" w:firstRow="0" w:lastRow="0" w:firstColumn="0" w:lastColumn="0" w:oddVBand="0" w:evenVBand="0" w:oddHBand="0" w:evenHBand="0" w:firstRowFirstColumn="0" w:firstRowLastColumn="0" w:lastRowFirstColumn="0" w:lastRowLastColumn="0"/>
            </w:pPr>
            <w:r>
              <w:t>40</w:t>
            </w:r>
          </w:p>
        </w:tc>
        <w:tc>
          <w:tcPr>
            <w:tcW w:w="1164" w:type="dxa"/>
          </w:tcPr>
          <w:p w14:paraId="3D9FEDC7" w14:textId="77777777" w:rsidR="00593FF6" w:rsidRDefault="00593FF6" w:rsidP="00593FF6">
            <w:pPr>
              <w:spacing w:before="0"/>
              <w:jc w:val="center"/>
              <w:cnfStyle w:val="000000000000" w:firstRow="0" w:lastRow="0" w:firstColumn="0" w:lastColumn="0" w:oddVBand="0" w:evenVBand="0" w:oddHBand="0" w:evenHBand="0" w:firstRowFirstColumn="0" w:firstRowLastColumn="0" w:lastRowFirstColumn="0" w:lastRowLastColumn="0"/>
            </w:pPr>
            <w:r>
              <w:t>G</w:t>
            </w:r>
          </w:p>
        </w:tc>
      </w:tr>
    </w:tbl>
    <w:p w14:paraId="558CD60B" w14:textId="77777777" w:rsidR="00593FF6" w:rsidRDefault="00593FF6" w:rsidP="00593FF6">
      <w:pPr>
        <w:spacing w:before="0" w:after="0"/>
        <w:ind w:left="720"/>
        <w:rPr>
          <w:sz w:val="16"/>
          <w:szCs w:val="16"/>
        </w:rPr>
      </w:pPr>
      <w:r>
        <w:rPr>
          <w:sz w:val="16"/>
          <w:szCs w:val="16"/>
        </w:rPr>
        <w:t>^When multiple principal structures are present on a lot or development site, the % façade requirement within the established build-to zone reflects the combined total amount of façade required in the build-to zone.</w:t>
      </w:r>
    </w:p>
    <w:p w14:paraId="16FC4EB2" w14:textId="77777777" w:rsidR="00593FF6" w:rsidRPr="00C97BDF" w:rsidRDefault="00593FF6" w:rsidP="00593FF6">
      <w:pPr>
        <w:spacing w:before="0" w:after="0"/>
        <w:ind w:left="720"/>
        <w:rPr>
          <w:sz w:val="16"/>
          <w:szCs w:val="16"/>
        </w:rPr>
      </w:pPr>
      <w:r>
        <w:rPr>
          <w:sz w:val="16"/>
          <w:szCs w:val="16"/>
        </w:rPr>
        <w:t>*Must be located behind the front façade line of a principal structure.</w:t>
      </w:r>
    </w:p>
    <w:p w14:paraId="4B723697" w14:textId="77777777" w:rsidR="00593FF6" w:rsidRDefault="00593FF6" w:rsidP="00593FF6">
      <w:pPr>
        <w:pStyle w:val="ListParagraph"/>
        <w:rPr>
          <w:b/>
          <w:bCs/>
        </w:rPr>
      </w:pPr>
    </w:p>
    <w:p w14:paraId="072914FE" w14:textId="6D432A81" w:rsidR="00074DB1" w:rsidRPr="00661412" w:rsidRDefault="00593FF6" w:rsidP="00593FF6">
      <w:pPr>
        <w:pStyle w:val="ListParagraph"/>
        <w:numPr>
          <w:ilvl w:val="0"/>
          <w:numId w:val="13"/>
        </w:numPr>
        <w:rPr>
          <w:b/>
          <w:bCs/>
        </w:rPr>
      </w:pPr>
      <w:r>
        <w:rPr>
          <w:b/>
          <w:bCs/>
        </w:rPr>
        <w:t xml:space="preserve">Table 5.03.05 Building Height. </w:t>
      </w:r>
      <w:r>
        <w:rPr>
          <w:b/>
          <w:bCs/>
          <w:i/>
          <w:iCs/>
        </w:rPr>
        <w:t>(Figure 5.03.03 Building Height)</w:t>
      </w:r>
    </w:p>
    <w:tbl>
      <w:tblPr>
        <w:tblStyle w:val="GridTable1Light"/>
        <w:tblW w:w="6858" w:type="dxa"/>
        <w:tblInd w:w="607" w:type="dxa"/>
        <w:tblLook w:val="04A0" w:firstRow="1" w:lastRow="0" w:firstColumn="1" w:lastColumn="0" w:noHBand="0" w:noVBand="1"/>
      </w:tblPr>
      <w:tblGrid>
        <w:gridCol w:w="2448"/>
        <w:gridCol w:w="1350"/>
        <w:gridCol w:w="720"/>
        <w:gridCol w:w="1530"/>
        <w:gridCol w:w="810"/>
      </w:tblGrid>
      <w:tr w:rsidR="00074DB1" w14:paraId="08BA63F7" w14:textId="77777777" w:rsidTr="00593F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E171B9B" w14:textId="77777777" w:rsidR="00074DB1" w:rsidRDefault="00074DB1" w:rsidP="00977915"/>
        </w:tc>
        <w:tc>
          <w:tcPr>
            <w:tcW w:w="1350" w:type="dxa"/>
          </w:tcPr>
          <w:p w14:paraId="678AE026" w14:textId="77777777" w:rsidR="00074DB1" w:rsidRDefault="00074DB1" w:rsidP="00FF4913">
            <w:pPr>
              <w:jc w:val="center"/>
              <w:cnfStyle w:val="100000000000" w:firstRow="1" w:lastRow="0" w:firstColumn="0" w:lastColumn="0" w:oddVBand="0" w:evenVBand="0" w:oddHBand="0" w:evenHBand="0" w:firstRowFirstColumn="0" w:firstRowLastColumn="0" w:lastRowFirstColumn="0" w:lastRowLastColumn="0"/>
            </w:pPr>
            <w:r>
              <w:t>Max Height (ft)</w:t>
            </w:r>
          </w:p>
        </w:tc>
        <w:tc>
          <w:tcPr>
            <w:tcW w:w="720" w:type="dxa"/>
            <w:shd w:val="clear" w:color="auto" w:fill="F2F2F2" w:themeFill="background1" w:themeFillShade="F2"/>
          </w:tcPr>
          <w:p w14:paraId="55C5FFA6" w14:textId="77777777" w:rsidR="00074DB1" w:rsidRDefault="00074DB1" w:rsidP="00FF4913">
            <w:pPr>
              <w:jc w:val="center"/>
              <w:cnfStyle w:val="100000000000" w:firstRow="1" w:lastRow="0" w:firstColumn="0" w:lastColumn="0" w:oddVBand="0" w:evenVBand="0" w:oddHBand="0" w:evenHBand="0" w:firstRowFirstColumn="0" w:firstRowLastColumn="0" w:lastRowFirstColumn="0" w:lastRowLastColumn="0"/>
            </w:pPr>
            <w:r>
              <w:t>Key</w:t>
            </w:r>
          </w:p>
        </w:tc>
        <w:tc>
          <w:tcPr>
            <w:tcW w:w="1530" w:type="dxa"/>
          </w:tcPr>
          <w:p w14:paraId="27ED6816" w14:textId="5A5320F9" w:rsidR="00074DB1" w:rsidRDefault="00074DB1" w:rsidP="00FF4913">
            <w:pPr>
              <w:jc w:val="center"/>
              <w:cnfStyle w:val="100000000000" w:firstRow="1" w:lastRow="0" w:firstColumn="0" w:lastColumn="0" w:oddVBand="0" w:evenVBand="0" w:oddHBand="0" w:evenHBand="0" w:firstRowFirstColumn="0" w:firstRowLastColumn="0" w:lastRowFirstColumn="0" w:lastRowLastColumn="0"/>
            </w:pPr>
            <w:r>
              <w:t>Max Height, First Story (ft)</w:t>
            </w:r>
          </w:p>
        </w:tc>
        <w:tc>
          <w:tcPr>
            <w:tcW w:w="810" w:type="dxa"/>
            <w:shd w:val="clear" w:color="auto" w:fill="F2F2F2" w:themeFill="background1" w:themeFillShade="F2"/>
          </w:tcPr>
          <w:p w14:paraId="59BED33B" w14:textId="77777777" w:rsidR="00074DB1" w:rsidRDefault="00074DB1" w:rsidP="00FF4913">
            <w:pPr>
              <w:jc w:val="center"/>
              <w:cnfStyle w:val="100000000000" w:firstRow="1" w:lastRow="0" w:firstColumn="0" w:lastColumn="0" w:oddVBand="0" w:evenVBand="0" w:oddHBand="0" w:evenHBand="0" w:firstRowFirstColumn="0" w:firstRowLastColumn="0" w:lastRowFirstColumn="0" w:lastRowLastColumn="0"/>
            </w:pPr>
            <w:r>
              <w:t>Key</w:t>
            </w:r>
          </w:p>
        </w:tc>
      </w:tr>
      <w:tr w:rsidR="00074DB1" w14:paraId="160DEF75" w14:textId="77777777" w:rsidTr="00593FF6">
        <w:tc>
          <w:tcPr>
            <w:cnfStyle w:val="001000000000" w:firstRow="0" w:lastRow="0" w:firstColumn="1" w:lastColumn="0" w:oddVBand="0" w:evenVBand="0" w:oddHBand="0" w:evenHBand="0" w:firstRowFirstColumn="0" w:firstRowLastColumn="0" w:lastRowFirstColumn="0" w:lastRowLastColumn="0"/>
            <w:tcW w:w="2448" w:type="dxa"/>
          </w:tcPr>
          <w:p w14:paraId="7199B2ED" w14:textId="4E4F5741" w:rsidR="00074DB1" w:rsidRDefault="00074DB1" w:rsidP="00977915">
            <w:r>
              <w:t>Principal Structure(s)</w:t>
            </w:r>
          </w:p>
        </w:tc>
        <w:tc>
          <w:tcPr>
            <w:tcW w:w="1350" w:type="dxa"/>
          </w:tcPr>
          <w:p w14:paraId="307210C8" w14:textId="2154927D" w:rsidR="00074DB1" w:rsidRDefault="00FF4913" w:rsidP="00FF4913">
            <w:pPr>
              <w:jc w:val="center"/>
              <w:cnfStyle w:val="000000000000" w:firstRow="0" w:lastRow="0" w:firstColumn="0" w:lastColumn="0" w:oddVBand="0" w:evenVBand="0" w:oddHBand="0" w:evenHBand="0" w:firstRowFirstColumn="0" w:firstRowLastColumn="0" w:lastRowFirstColumn="0" w:lastRowLastColumn="0"/>
            </w:pPr>
            <w:r>
              <w:t>60</w:t>
            </w:r>
          </w:p>
        </w:tc>
        <w:tc>
          <w:tcPr>
            <w:tcW w:w="720" w:type="dxa"/>
            <w:shd w:val="clear" w:color="auto" w:fill="F2F2F2" w:themeFill="background1" w:themeFillShade="F2"/>
          </w:tcPr>
          <w:p w14:paraId="22FA84AD" w14:textId="6E7CE469" w:rsidR="00074DB1" w:rsidRDefault="00FF4913" w:rsidP="00FF4913">
            <w:pPr>
              <w:jc w:val="center"/>
              <w:cnfStyle w:val="000000000000" w:firstRow="0" w:lastRow="0" w:firstColumn="0" w:lastColumn="0" w:oddVBand="0" w:evenVBand="0" w:oddHBand="0" w:evenHBand="0" w:firstRowFirstColumn="0" w:firstRowLastColumn="0" w:lastRowFirstColumn="0" w:lastRowLastColumn="0"/>
            </w:pPr>
            <w:r>
              <w:t>A</w:t>
            </w:r>
          </w:p>
        </w:tc>
        <w:tc>
          <w:tcPr>
            <w:tcW w:w="1530" w:type="dxa"/>
          </w:tcPr>
          <w:p w14:paraId="7FC0A747" w14:textId="60314976" w:rsidR="00074DB1" w:rsidRDefault="00FF4913" w:rsidP="00FF4913">
            <w:pPr>
              <w:jc w:val="center"/>
              <w:cnfStyle w:val="000000000000" w:firstRow="0" w:lastRow="0" w:firstColumn="0" w:lastColumn="0" w:oddVBand="0" w:evenVBand="0" w:oddHBand="0" w:evenHBand="0" w:firstRowFirstColumn="0" w:firstRowLastColumn="0" w:lastRowFirstColumn="0" w:lastRowLastColumn="0"/>
            </w:pPr>
            <w:r>
              <w:t>14</w:t>
            </w:r>
          </w:p>
        </w:tc>
        <w:tc>
          <w:tcPr>
            <w:tcW w:w="810" w:type="dxa"/>
            <w:shd w:val="clear" w:color="auto" w:fill="F2F2F2" w:themeFill="background1" w:themeFillShade="F2"/>
          </w:tcPr>
          <w:p w14:paraId="1CDE451B" w14:textId="46EFADDC" w:rsidR="00074DB1" w:rsidRDefault="00FF4913" w:rsidP="00FF4913">
            <w:pPr>
              <w:jc w:val="center"/>
              <w:cnfStyle w:val="000000000000" w:firstRow="0" w:lastRow="0" w:firstColumn="0" w:lastColumn="0" w:oddVBand="0" w:evenVBand="0" w:oddHBand="0" w:evenHBand="0" w:firstRowFirstColumn="0" w:firstRowLastColumn="0" w:lastRowFirstColumn="0" w:lastRowLastColumn="0"/>
            </w:pPr>
            <w:r>
              <w:t>B</w:t>
            </w:r>
          </w:p>
        </w:tc>
      </w:tr>
      <w:tr w:rsidR="00074DB1" w14:paraId="700CEFA0" w14:textId="77777777" w:rsidTr="00593FF6">
        <w:tc>
          <w:tcPr>
            <w:cnfStyle w:val="001000000000" w:firstRow="0" w:lastRow="0" w:firstColumn="1" w:lastColumn="0" w:oddVBand="0" w:evenVBand="0" w:oddHBand="0" w:evenHBand="0" w:firstRowFirstColumn="0" w:firstRowLastColumn="0" w:lastRowFirstColumn="0" w:lastRowLastColumn="0"/>
            <w:tcW w:w="2448" w:type="dxa"/>
          </w:tcPr>
          <w:p w14:paraId="2FA81C65" w14:textId="77777777" w:rsidR="00074DB1" w:rsidRDefault="00074DB1" w:rsidP="00977915">
            <w:r>
              <w:lastRenderedPageBreak/>
              <w:t>Accessory Structure(s)</w:t>
            </w:r>
          </w:p>
        </w:tc>
        <w:tc>
          <w:tcPr>
            <w:tcW w:w="1350" w:type="dxa"/>
          </w:tcPr>
          <w:p w14:paraId="5F560DB4" w14:textId="29A5880F" w:rsidR="00074DB1" w:rsidRDefault="00FF4913" w:rsidP="00FF4913">
            <w:pPr>
              <w:jc w:val="center"/>
              <w:cnfStyle w:val="000000000000" w:firstRow="0" w:lastRow="0" w:firstColumn="0" w:lastColumn="0" w:oddVBand="0" w:evenVBand="0" w:oddHBand="0" w:evenHBand="0" w:firstRowFirstColumn="0" w:firstRowLastColumn="0" w:lastRowFirstColumn="0" w:lastRowLastColumn="0"/>
            </w:pPr>
            <w:r>
              <w:t>25</w:t>
            </w:r>
          </w:p>
        </w:tc>
        <w:tc>
          <w:tcPr>
            <w:tcW w:w="720" w:type="dxa"/>
            <w:shd w:val="clear" w:color="auto" w:fill="F2F2F2" w:themeFill="background1" w:themeFillShade="F2"/>
          </w:tcPr>
          <w:p w14:paraId="0358A961" w14:textId="485383AF" w:rsidR="00074DB1" w:rsidRDefault="00FF4913" w:rsidP="00FF4913">
            <w:pPr>
              <w:jc w:val="center"/>
              <w:cnfStyle w:val="000000000000" w:firstRow="0" w:lastRow="0" w:firstColumn="0" w:lastColumn="0" w:oddVBand="0" w:evenVBand="0" w:oddHBand="0" w:evenHBand="0" w:firstRowFirstColumn="0" w:firstRowLastColumn="0" w:lastRowFirstColumn="0" w:lastRowLastColumn="0"/>
            </w:pPr>
            <w:r>
              <w:t>C</w:t>
            </w:r>
          </w:p>
        </w:tc>
        <w:tc>
          <w:tcPr>
            <w:tcW w:w="1530" w:type="dxa"/>
          </w:tcPr>
          <w:p w14:paraId="7B66B2CB" w14:textId="49B98DAC" w:rsidR="00074DB1" w:rsidRDefault="00FF4913" w:rsidP="00FF4913">
            <w:pPr>
              <w:jc w:val="center"/>
              <w:cnfStyle w:val="000000000000" w:firstRow="0" w:lastRow="0" w:firstColumn="0" w:lastColumn="0" w:oddVBand="0" w:evenVBand="0" w:oddHBand="0" w:evenHBand="0" w:firstRowFirstColumn="0" w:firstRowLastColumn="0" w:lastRowFirstColumn="0" w:lastRowLastColumn="0"/>
            </w:pPr>
            <w:r>
              <w:t>n/a</w:t>
            </w:r>
          </w:p>
        </w:tc>
        <w:tc>
          <w:tcPr>
            <w:tcW w:w="810" w:type="dxa"/>
            <w:shd w:val="clear" w:color="auto" w:fill="F2F2F2" w:themeFill="background1" w:themeFillShade="F2"/>
          </w:tcPr>
          <w:p w14:paraId="2DE61DAB" w14:textId="73EDB03A" w:rsidR="00074DB1" w:rsidRDefault="00FF4913" w:rsidP="00FF4913">
            <w:pPr>
              <w:jc w:val="center"/>
              <w:cnfStyle w:val="000000000000" w:firstRow="0" w:lastRow="0" w:firstColumn="0" w:lastColumn="0" w:oddVBand="0" w:evenVBand="0" w:oddHBand="0" w:evenHBand="0" w:firstRowFirstColumn="0" w:firstRowLastColumn="0" w:lastRowFirstColumn="0" w:lastRowLastColumn="0"/>
            </w:pPr>
            <w:r>
              <w:t>D</w:t>
            </w:r>
          </w:p>
        </w:tc>
      </w:tr>
    </w:tbl>
    <w:p w14:paraId="614B2060" w14:textId="77777777" w:rsidR="00074DB1" w:rsidRDefault="00074DB1" w:rsidP="00074DB1"/>
    <w:p w14:paraId="7AB1E51C" w14:textId="0DFC088D" w:rsidR="00593FF6" w:rsidRPr="009344C0" w:rsidRDefault="00593FF6" w:rsidP="00593FF6">
      <w:pPr>
        <w:pStyle w:val="ListParagraph"/>
        <w:numPr>
          <w:ilvl w:val="0"/>
          <w:numId w:val="13"/>
        </w:numPr>
        <w:rPr>
          <w:b/>
          <w:bCs/>
        </w:rPr>
      </w:pPr>
      <w:r>
        <w:rPr>
          <w:b/>
          <w:bCs/>
        </w:rPr>
        <w:t xml:space="preserve">Table 5.03.06 Access. </w:t>
      </w:r>
    </w:p>
    <w:p w14:paraId="15AF5C09" w14:textId="77777777" w:rsidR="00593FF6" w:rsidRPr="00E56B2B" w:rsidRDefault="00593FF6" w:rsidP="00593FF6">
      <w:pPr>
        <w:ind w:left="720"/>
        <w:rPr>
          <w:i/>
          <w:iCs/>
          <w:color w:val="7F7F7F" w:themeColor="text1" w:themeTint="80"/>
        </w:rPr>
      </w:pPr>
      <w:r>
        <w:rPr>
          <w:i/>
          <w:iCs/>
          <w:color w:val="7F7F7F" w:themeColor="text1" w:themeTint="80"/>
        </w:rPr>
        <w:t>Access standards are still under development in coordination with updates to the Knox County Access Policy. This section will be updated following completion of draft Articles 13 and 18 and further guidance provided by policy adjustment.</w:t>
      </w:r>
    </w:p>
    <w:p w14:paraId="740B8AB9" w14:textId="5F6BDD31" w:rsidR="00074DB1" w:rsidRPr="00661412" w:rsidRDefault="00593FF6" w:rsidP="00593FF6">
      <w:pPr>
        <w:pStyle w:val="ListParagraph"/>
        <w:numPr>
          <w:ilvl w:val="0"/>
          <w:numId w:val="13"/>
        </w:numPr>
        <w:rPr>
          <w:b/>
          <w:bCs/>
        </w:rPr>
      </w:pPr>
      <w:r>
        <w:rPr>
          <w:b/>
          <w:bCs/>
        </w:rPr>
        <w:t xml:space="preserve">Table 5.03.07 Parking. </w:t>
      </w:r>
      <w:r>
        <w:rPr>
          <w:b/>
          <w:bCs/>
          <w:i/>
          <w:iCs/>
        </w:rPr>
        <w:t>(Figure 5.03.04 Parking)</w:t>
      </w:r>
    </w:p>
    <w:tbl>
      <w:tblPr>
        <w:tblStyle w:val="GridTable1Light"/>
        <w:tblW w:w="0" w:type="auto"/>
        <w:tblInd w:w="607" w:type="dxa"/>
        <w:tblLook w:val="04A0" w:firstRow="1" w:lastRow="0" w:firstColumn="1" w:lastColumn="0" w:noHBand="0" w:noVBand="1"/>
      </w:tblPr>
      <w:tblGrid>
        <w:gridCol w:w="2337"/>
        <w:gridCol w:w="2337"/>
        <w:gridCol w:w="2338"/>
      </w:tblGrid>
      <w:tr w:rsidR="00074DB1" w14:paraId="1AE7CCFC" w14:textId="77777777" w:rsidTr="00593F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79D5D20A" w14:textId="77777777" w:rsidR="00074DB1" w:rsidRDefault="00074DB1" w:rsidP="00593FF6">
            <w:pPr>
              <w:spacing w:before="0"/>
            </w:pPr>
            <w:r>
              <w:t xml:space="preserve">Surface Parking </w:t>
            </w:r>
          </w:p>
        </w:tc>
        <w:tc>
          <w:tcPr>
            <w:tcW w:w="2337" w:type="dxa"/>
          </w:tcPr>
          <w:p w14:paraId="3B71BDB7" w14:textId="77777777" w:rsidR="00074DB1" w:rsidRDefault="00074DB1" w:rsidP="00593FF6">
            <w:pPr>
              <w:spacing w:before="0"/>
              <w:cnfStyle w:val="100000000000" w:firstRow="1" w:lastRow="0" w:firstColumn="0" w:lastColumn="0" w:oddVBand="0" w:evenVBand="0" w:oddHBand="0" w:evenHBand="0" w:firstRowFirstColumn="0" w:firstRowLastColumn="0" w:lastRowFirstColumn="0" w:lastRowLastColumn="0"/>
            </w:pPr>
            <w:r>
              <w:t xml:space="preserve">Surface Parking </w:t>
            </w:r>
          </w:p>
        </w:tc>
        <w:tc>
          <w:tcPr>
            <w:tcW w:w="2338" w:type="dxa"/>
          </w:tcPr>
          <w:p w14:paraId="1587E7D4" w14:textId="77777777" w:rsidR="00074DB1" w:rsidRDefault="00074DB1" w:rsidP="00593FF6">
            <w:pPr>
              <w:spacing w:before="0"/>
              <w:cnfStyle w:val="100000000000" w:firstRow="1" w:lastRow="0" w:firstColumn="0" w:lastColumn="0" w:oddVBand="0" w:evenVBand="0" w:oddHBand="0" w:evenHBand="0" w:firstRowFirstColumn="0" w:firstRowLastColumn="0" w:lastRowFirstColumn="0" w:lastRowLastColumn="0"/>
            </w:pPr>
            <w:r>
              <w:t xml:space="preserve">Surface Parking </w:t>
            </w:r>
          </w:p>
        </w:tc>
      </w:tr>
      <w:tr w:rsidR="00074DB1" w14:paraId="2934D630" w14:textId="77777777" w:rsidTr="00875560">
        <w:tc>
          <w:tcPr>
            <w:cnfStyle w:val="001000000000" w:firstRow="0" w:lastRow="0" w:firstColumn="1" w:lastColumn="0" w:oddVBand="0" w:evenVBand="0" w:oddHBand="0" w:evenHBand="0" w:firstRowFirstColumn="0" w:firstRowLastColumn="0" w:lastRowFirstColumn="0" w:lastRowLastColumn="0"/>
            <w:tcW w:w="2337" w:type="dxa"/>
          </w:tcPr>
          <w:p w14:paraId="49AFA30F" w14:textId="77777777" w:rsidR="00074DB1" w:rsidRDefault="00074DB1" w:rsidP="00593FF6">
            <w:pPr>
              <w:spacing w:before="0"/>
            </w:pPr>
            <w:r>
              <w:t>Location</w:t>
            </w:r>
          </w:p>
        </w:tc>
        <w:tc>
          <w:tcPr>
            <w:tcW w:w="2337" w:type="dxa"/>
            <w:vAlign w:val="center"/>
          </w:tcPr>
          <w:p w14:paraId="720F432C" w14:textId="77777777" w:rsidR="00074DB1" w:rsidRPr="00593FF6" w:rsidRDefault="00074DB1" w:rsidP="00593FF6">
            <w:pPr>
              <w:spacing w:before="0"/>
              <w:jc w:val="center"/>
              <w:cnfStyle w:val="000000000000" w:firstRow="0" w:lastRow="0" w:firstColumn="0" w:lastColumn="0" w:oddVBand="0" w:evenVBand="0" w:oddHBand="0" w:evenHBand="0" w:firstRowFirstColumn="0" w:firstRowLastColumn="0" w:lastRowFirstColumn="0" w:lastRowLastColumn="0"/>
              <w:rPr>
                <w:b/>
                <w:bCs/>
              </w:rPr>
            </w:pPr>
            <w:r>
              <w:rPr>
                <w:b/>
                <w:bCs/>
              </w:rPr>
              <w:t>Permitted (y/n)</w:t>
            </w:r>
          </w:p>
        </w:tc>
        <w:tc>
          <w:tcPr>
            <w:tcW w:w="2338" w:type="dxa"/>
            <w:shd w:val="clear" w:color="auto" w:fill="F2F2F2" w:themeFill="background1" w:themeFillShade="F2"/>
            <w:vAlign w:val="center"/>
          </w:tcPr>
          <w:p w14:paraId="4E90EF30" w14:textId="77777777" w:rsidR="00074DB1" w:rsidRPr="00593FF6" w:rsidRDefault="00074DB1" w:rsidP="00593FF6">
            <w:pPr>
              <w:spacing w:before="0"/>
              <w:jc w:val="center"/>
              <w:cnfStyle w:val="000000000000" w:firstRow="0" w:lastRow="0" w:firstColumn="0" w:lastColumn="0" w:oddVBand="0" w:evenVBand="0" w:oddHBand="0" w:evenHBand="0" w:firstRowFirstColumn="0" w:firstRowLastColumn="0" w:lastRowFirstColumn="0" w:lastRowLastColumn="0"/>
              <w:rPr>
                <w:b/>
                <w:bCs/>
              </w:rPr>
            </w:pPr>
            <w:r>
              <w:rPr>
                <w:b/>
                <w:bCs/>
              </w:rPr>
              <w:t>Key</w:t>
            </w:r>
          </w:p>
        </w:tc>
      </w:tr>
      <w:tr w:rsidR="00074DB1" w14:paraId="52745BC2" w14:textId="77777777" w:rsidTr="00875560">
        <w:tc>
          <w:tcPr>
            <w:cnfStyle w:val="001000000000" w:firstRow="0" w:lastRow="0" w:firstColumn="1" w:lastColumn="0" w:oddVBand="0" w:evenVBand="0" w:oddHBand="0" w:evenHBand="0" w:firstRowFirstColumn="0" w:firstRowLastColumn="0" w:lastRowFirstColumn="0" w:lastRowLastColumn="0"/>
            <w:tcW w:w="2337" w:type="dxa"/>
          </w:tcPr>
          <w:p w14:paraId="6B09A96E" w14:textId="77777777" w:rsidR="00074DB1" w:rsidRDefault="00074DB1" w:rsidP="00593FF6">
            <w:pPr>
              <w:spacing w:before="0"/>
            </w:pPr>
            <w:r>
              <w:t>Front yard</w:t>
            </w:r>
          </w:p>
        </w:tc>
        <w:tc>
          <w:tcPr>
            <w:tcW w:w="2337" w:type="dxa"/>
            <w:vAlign w:val="center"/>
          </w:tcPr>
          <w:p w14:paraId="6CB5D16D" w14:textId="0CC8D629" w:rsidR="00074DB1" w:rsidRDefault="009D183C" w:rsidP="00593FF6">
            <w:pPr>
              <w:spacing w:before="0"/>
              <w:jc w:val="center"/>
              <w:cnfStyle w:val="000000000000" w:firstRow="0" w:lastRow="0" w:firstColumn="0" w:lastColumn="0" w:oddVBand="0" w:evenVBand="0" w:oddHBand="0" w:evenHBand="0" w:firstRowFirstColumn="0" w:firstRowLastColumn="0" w:lastRowFirstColumn="0" w:lastRowLastColumn="0"/>
            </w:pPr>
            <w:r>
              <w:t>N</w:t>
            </w:r>
          </w:p>
        </w:tc>
        <w:tc>
          <w:tcPr>
            <w:tcW w:w="2338" w:type="dxa"/>
            <w:shd w:val="clear" w:color="auto" w:fill="F2F2F2" w:themeFill="background1" w:themeFillShade="F2"/>
            <w:vAlign w:val="center"/>
          </w:tcPr>
          <w:p w14:paraId="1630352A" w14:textId="3347E040" w:rsidR="00074DB1" w:rsidRDefault="009D183C" w:rsidP="00593FF6">
            <w:pPr>
              <w:spacing w:before="0"/>
              <w:jc w:val="center"/>
              <w:cnfStyle w:val="000000000000" w:firstRow="0" w:lastRow="0" w:firstColumn="0" w:lastColumn="0" w:oddVBand="0" w:evenVBand="0" w:oddHBand="0" w:evenHBand="0" w:firstRowFirstColumn="0" w:firstRowLastColumn="0" w:lastRowFirstColumn="0" w:lastRowLastColumn="0"/>
            </w:pPr>
            <w:r>
              <w:t>A</w:t>
            </w:r>
          </w:p>
        </w:tc>
      </w:tr>
      <w:tr w:rsidR="00074DB1" w14:paraId="5B5B9F2F" w14:textId="77777777" w:rsidTr="00875560">
        <w:tc>
          <w:tcPr>
            <w:cnfStyle w:val="001000000000" w:firstRow="0" w:lastRow="0" w:firstColumn="1" w:lastColumn="0" w:oddVBand="0" w:evenVBand="0" w:oddHBand="0" w:evenHBand="0" w:firstRowFirstColumn="0" w:firstRowLastColumn="0" w:lastRowFirstColumn="0" w:lastRowLastColumn="0"/>
            <w:tcW w:w="2337" w:type="dxa"/>
          </w:tcPr>
          <w:p w14:paraId="54F0F09A" w14:textId="77777777" w:rsidR="00074DB1" w:rsidRDefault="00074DB1" w:rsidP="00593FF6">
            <w:pPr>
              <w:spacing w:before="0"/>
            </w:pPr>
            <w:r>
              <w:t>Side yard (interior)</w:t>
            </w:r>
          </w:p>
        </w:tc>
        <w:tc>
          <w:tcPr>
            <w:tcW w:w="2337" w:type="dxa"/>
            <w:vAlign w:val="center"/>
          </w:tcPr>
          <w:p w14:paraId="3A4B1698" w14:textId="0FCCA103" w:rsidR="00074DB1" w:rsidRDefault="009D183C" w:rsidP="00593FF6">
            <w:pPr>
              <w:spacing w:before="0"/>
              <w:jc w:val="center"/>
              <w:cnfStyle w:val="000000000000" w:firstRow="0" w:lastRow="0" w:firstColumn="0" w:lastColumn="0" w:oddVBand="0" w:evenVBand="0" w:oddHBand="0" w:evenHBand="0" w:firstRowFirstColumn="0" w:firstRowLastColumn="0" w:lastRowFirstColumn="0" w:lastRowLastColumn="0"/>
            </w:pPr>
            <w:r>
              <w:t>Y</w:t>
            </w:r>
          </w:p>
        </w:tc>
        <w:tc>
          <w:tcPr>
            <w:tcW w:w="2338" w:type="dxa"/>
            <w:shd w:val="clear" w:color="auto" w:fill="F2F2F2" w:themeFill="background1" w:themeFillShade="F2"/>
            <w:vAlign w:val="center"/>
          </w:tcPr>
          <w:p w14:paraId="6DAE861B" w14:textId="6772C1A7" w:rsidR="00074DB1" w:rsidRDefault="009D183C" w:rsidP="00593FF6">
            <w:pPr>
              <w:spacing w:before="0"/>
              <w:jc w:val="center"/>
              <w:cnfStyle w:val="000000000000" w:firstRow="0" w:lastRow="0" w:firstColumn="0" w:lastColumn="0" w:oddVBand="0" w:evenVBand="0" w:oddHBand="0" w:evenHBand="0" w:firstRowFirstColumn="0" w:firstRowLastColumn="0" w:lastRowFirstColumn="0" w:lastRowLastColumn="0"/>
            </w:pPr>
            <w:r>
              <w:t>B</w:t>
            </w:r>
          </w:p>
        </w:tc>
      </w:tr>
      <w:tr w:rsidR="00074DB1" w14:paraId="664D823F" w14:textId="77777777" w:rsidTr="00875560">
        <w:tc>
          <w:tcPr>
            <w:cnfStyle w:val="001000000000" w:firstRow="0" w:lastRow="0" w:firstColumn="1" w:lastColumn="0" w:oddVBand="0" w:evenVBand="0" w:oddHBand="0" w:evenHBand="0" w:firstRowFirstColumn="0" w:firstRowLastColumn="0" w:lastRowFirstColumn="0" w:lastRowLastColumn="0"/>
            <w:tcW w:w="2337" w:type="dxa"/>
          </w:tcPr>
          <w:p w14:paraId="64F6C522" w14:textId="77777777" w:rsidR="00074DB1" w:rsidRDefault="00074DB1" w:rsidP="00593FF6">
            <w:pPr>
              <w:spacing w:before="0"/>
            </w:pPr>
            <w:r>
              <w:t>Side yard (street)</w:t>
            </w:r>
          </w:p>
        </w:tc>
        <w:tc>
          <w:tcPr>
            <w:tcW w:w="2337" w:type="dxa"/>
            <w:vAlign w:val="center"/>
          </w:tcPr>
          <w:p w14:paraId="69F59B3E" w14:textId="3849B9D2" w:rsidR="00074DB1" w:rsidRDefault="009D183C" w:rsidP="00593FF6">
            <w:pPr>
              <w:spacing w:before="0"/>
              <w:jc w:val="center"/>
              <w:cnfStyle w:val="000000000000" w:firstRow="0" w:lastRow="0" w:firstColumn="0" w:lastColumn="0" w:oddVBand="0" w:evenVBand="0" w:oddHBand="0" w:evenHBand="0" w:firstRowFirstColumn="0" w:firstRowLastColumn="0" w:lastRowFirstColumn="0" w:lastRowLastColumn="0"/>
            </w:pPr>
            <w:r>
              <w:t>N</w:t>
            </w:r>
          </w:p>
        </w:tc>
        <w:tc>
          <w:tcPr>
            <w:tcW w:w="2338" w:type="dxa"/>
            <w:shd w:val="clear" w:color="auto" w:fill="F2F2F2" w:themeFill="background1" w:themeFillShade="F2"/>
            <w:vAlign w:val="center"/>
          </w:tcPr>
          <w:p w14:paraId="0E5176F6" w14:textId="387C0BAB" w:rsidR="00074DB1" w:rsidRDefault="009D183C" w:rsidP="00593FF6">
            <w:pPr>
              <w:spacing w:before="0"/>
              <w:jc w:val="center"/>
              <w:cnfStyle w:val="000000000000" w:firstRow="0" w:lastRow="0" w:firstColumn="0" w:lastColumn="0" w:oddVBand="0" w:evenVBand="0" w:oddHBand="0" w:evenHBand="0" w:firstRowFirstColumn="0" w:firstRowLastColumn="0" w:lastRowFirstColumn="0" w:lastRowLastColumn="0"/>
            </w:pPr>
            <w:r>
              <w:t>C</w:t>
            </w:r>
          </w:p>
        </w:tc>
      </w:tr>
      <w:tr w:rsidR="00074DB1" w14:paraId="08DE999D" w14:textId="77777777" w:rsidTr="00875560">
        <w:tc>
          <w:tcPr>
            <w:cnfStyle w:val="001000000000" w:firstRow="0" w:lastRow="0" w:firstColumn="1" w:lastColumn="0" w:oddVBand="0" w:evenVBand="0" w:oddHBand="0" w:evenHBand="0" w:firstRowFirstColumn="0" w:firstRowLastColumn="0" w:lastRowFirstColumn="0" w:lastRowLastColumn="0"/>
            <w:tcW w:w="2337" w:type="dxa"/>
          </w:tcPr>
          <w:p w14:paraId="468AA4A5" w14:textId="77777777" w:rsidR="00074DB1" w:rsidRDefault="00074DB1" w:rsidP="00593FF6">
            <w:pPr>
              <w:spacing w:before="0"/>
            </w:pPr>
            <w:r>
              <w:t>Rear yard</w:t>
            </w:r>
          </w:p>
        </w:tc>
        <w:tc>
          <w:tcPr>
            <w:tcW w:w="2337" w:type="dxa"/>
            <w:vAlign w:val="center"/>
          </w:tcPr>
          <w:p w14:paraId="4FDB2E26" w14:textId="7F6A7CEF" w:rsidR="00074DB1" w:rsidRDefault="009D183C" w:rsidP="00593FF6">
            <w:pPr>
              <w:spacing w:before="0"/>
              <w:jc w:val="center"/>
              <w:cnfStyle w:val="000000000000" w:firstRow="0" w:lastRow="0" w:firstColumn="0" w:lastColumn="0" w:oddVBand="0" w:evenVBand="0" w:oddHBand="0" w:evenHBand="0" w:firstRowFirstColumn="0" w:firstRowLastColumn="0" w:lastRowFirstColumn="0" w:lastRowLastColumn="0"/>
            </w:pPr>
            <w:r>
              <w:t>Y</w:t>
            </w:r>
          </w:p>
        </w:tc>
        <w:tc>
          <w:tcPr>
            <w:tcW w:w="2338" w:type="dxa"/>
            <w:shd w:val="clear" w:color="auto" w:fill="F2F2F2" w:themeFill="background1" w:themeFillShade="F2"/>
            <w:vAlign w:val="center"/>
          </w:tcPr>
          <w:p w14:paraId="26864A56" w14:textId="09D87D76" w:rsidR="00074DB1" w:rsidRDefault="009D183C" w:rsidP="00593FF6">
            <w:pPr>
              <w:spacing w:before="0"/>
              <w:jc w:val="center"/>
              <w:cnfStyle w:val="000000000000" w:firstRow="0" w:lastRow="0" w:firstColumn="0" w:lastColumn="0" w:oddVBand="0" w:evenVBand="0" w:oddHBand="0" w:evenHBand="0" w:firstRowFirstColumn="0" w:firstRowLastColumn="0" w:lastRowFirstColumn="0" w:lastRowLastColumn="0"/>
            </w:pPr>
            <w:r>
              <w:t>D</w:t>
            </w:r>
          </w:p>
        </w:tc>
      </w:tr>
      <w:tr w:rsidR="00074DB1" w14:paraId="4FA8C358" w14:textId="77777777" w:rsidTr="00593FF6">
        <w:tc>
          <w:tcPr>
            <w:cnfStyle w:val="001000000000" w:firstRow="0" w:lastRow="0" w:firstColumn="1" w:lastColumn="0" w:oddVBand="0" w:evenVBand="0" w:oddHBand="0" w:evenHBand="0" w:firstRowFirstColumn="0" w:firstRowLastColumn="0" w:lastRowFirstColumn="0" w:lastRowLastColumn="0"/>
            <w:tcW w:w="2337" w:type="dxa"/>
          </w:tcPr>
          <w:p w14:paraId="5EB7E3BD" w14:textId="776832F6" w:rsidR="00074DB1" w:rsidRDefault="00074DB1" w:rsidP="00593FF6">
            <w:pPr>
              <w:spacing w:before="0"/>
            </w:pPr>
            <w:r>
              <w:t>Minimum Parking Setback from Property Boundary (ft)</w:t>
            </w:r>
          </w:p>
        </w:tc>
        <w:tc>
          <w:tcPr>
            <w:tcW w:w="2337" w:type="dxa"/>
          </w:tcPr>
          <w:p w14:paraId="19D57B65" w14:textId="77777777" w:rsidR="00074DB1" w:rsidRDefault="00074DB1" w:rsidP="00593FF6">
            <w:pPr>
              <w:spacing w:before="0"/>
              <w:cnfStyle w:val="000000000000" w:firstRow="0" w:lastRow="0" w:firstColumn="0" w:lastColumn="0" w:oddVBand="0" w:evenVBand="0" w:oddHBand="0" w:evenHBand="0" w:firstRowFirstColumn="0" w:firstRowLastColumn="0" w:lastRowFirstColumn="0" w:lastRowLastColumn="0"/>
            </w:pPr>
            <w:r>
              <w:t>Minimum Parking Setback from Property Boundary (ft)</w:t>
            </w:r>
          </w:p>
        </w:tc>
        <w:tc>
          <w:tcPr>
            <w:tcW w:w="2338" w:type="dxa"/>
          </w:tcPr>
          <w:p w14:paraId="2DEBA131" w14:textId="77777777" w:rsidR="00074DB1" w:rsidRDefault="00074DB1" w:rsidP="00593FF6">
            <w:pPr>
              <w:spacing w:before="0"/>
              <w:cnfStyle w:val="000000000000" w:firstRow="0" w:lastRow="0" w:firstColumn="0" w:lastColumn="0" w:oddVBand="0" w:evenVBand="0" w:oddHBand="0" w:evenHBand="0" w:firstRowFirstColumn="0" w:firstRowLastColumn="0" w:lastRowFirstColumn="0" w:lastRowLastColumn="0"/>
            </w:pPr>
            <w:r>
              <w:t>Minimum Parking Setback from Property Boundary (ft)</w:t>
            </w:r>
          </w:p>
        </w:tc>
      </w:tr>
      <w:tr w:rsidR="00074DB1" w14:paraId="33CFD619" w14:textId="77777777" w:rsidTr="00875560">
        <w:tc>
          <w:tcPr>
            <w:cnfStyle w:val="001000000000" w:firstRow="0" w:lastRow="0" w:firstColumn="1" w:lastColumn="0" w:oddVBand="0" w:evenVBand="0" w:oddHBand="0" w:evenHBand="0" w:firstRowFirstColumn="0" w:firstRowLastColumn="0" w:lastRowFirstColumn="0" w:lastRowLastColumn="0"/>
            <w:tcW w:w="2337" w:type="dxa"/>
          </w:tcPr>
          <w:p w14:paraId="185AE036" w14:textId="66B5D00B" w:rsidR="00074DB1" w:rsidRDefault="00074DB1" w:rsidP="00593FF6">
            <w:pPr>
              <w:spacing w:before="0"/>
            </w:pPr>
            <w:r>
              <w:t>Front^</w:t>
            </w:r>
          </w:p>
        </w:tc>
        <w:tc>
          <w:tcPr>
            <w:tcW w:w="2337" w:type="dxa"/>
            <w:vAlign w:val="center"/>
          </w:tcPr>
          <w:p w14:paraId="715837E7" w14:textId="268C9493" w:rsidR="00074DB1" w:rsidRDefault="009D183C" w:rsidP="00593FF6">
            <w:pPr>
              <w:spacing w:before="0"/>
              <w:jc w:val="center"/>
              <w:cnfStyle w:val="000000000000" w:firstRow="0" w:lastRow="0" w:firstColumn="0" w:lastColumn="0" w:oddVBand="0" w:evenVBand="0" w:oddHBand="0" w:evenHBand="0" w:firstRowFirstColumn="0" w:firstRowLastColumn="0" w:lastRowFirstColumn="0" w:lastRowLastColumn="0"/>
            </w:pPr>
            <w:r>
              <w:t>n/a</w:t>
            </w:r>
          </w:p>
        </w:tc>
        <w:tc>
          <w:tcPr>
            <w:tcW w:w="2338" w:type="dxa"/>
            <w:shd w:val="clear" w:color="auto" w:fill="F2F2F2" w:themeFill="background1" w:themeFillShade="F2"/>
            <w:vAlign w:val="center"/>
          </w:tcPr>
          <w:p w14:paraId="60659346" w14:textId="7A2C83AC" w:rsidR="00074DB1" w:rsidRDefault="009D183C" w:rsidP="00593FF6">
            <w:pPr>
              <w:spacing w:before="0"/>
              <w:jc w:val="center"/>
              <w:cnfStyle w:val="000000000000" w:firstRow="0" w:lastRow="0" w:firstColumn="0" w:lastColumn="0" w:oddVBand="0" w:evenVBand="0" w:oddHBand="0" w:evenHBand="0" w:firstRowFirstColumn="0" w:firstRowLastColumn="0" w:lastRowFirstColumn="0" w:lastRowLastColumn="0"/>
            </w:pPr>
            <w:r>
              <w:t>A</w:t>
            </w:r>
          </w:p>
        </w:tc>
      </w:tr>
      <w:tr w:rsidR="00074DB1" w14:paraId="2167EF5F" w14:textId="77777777" w:rsidTr="00875560">
        <w:tc>
          <w:tcPr>
            <w:cnfStyle w:val="001000000000" w:firstRow="0" w:lastRow="0" w:firstColumn="1" w:lastColumn="0" w:oddVBand="0" w:evenVBand="0" w:oddHBand="0" w:evenHBand="0" w:firstRowFirstColumn="0" w:firstRowLastColumn="0" w:lastRowFirstColumn="0" w:lastRowLastColumn="0"/>
            <w:tcW w:w="2337" w:type="dxa"/>
          </w:tcPr>
          <w:p w14:paraId="4755459D" w14:textId="77777777" w:rsidR="00074DB1" w:rsidRDefault="00074DB1" w:rsidP="00593FF6">
            <w:pPr>
              <w:spacing w:before="0"/>
            </w:pPr>
            <w:r>
              <w:t>Side (interior)</w:t>
            </w:r>
          </w:p>
        </w:tc>
        <w:tc>
          <w:tcPr>
            <w:tcW w:w="2337" w:type="dxa"/>
            <w:vAlign w:val="center"/>
          </w:tcPr>
          <w:p w14:paraId="2D5C6B48" w14:textId="742CD655" w:rsidR="00074DB1" w:rsidRDefault="009D183C" w:rsidP="00593FF6">
            <w:pPr>
              <w:spacing w:before="0"/>
              <w:jc w:val="center"/>
              <w:cnfStyle w:val="000000000000" w:firstRow="0" w:lastRow="0" w:firstColumn="0" w:lastColumn="0" w:oddVBand="0" w:evenVBand="0" w:oddHBand="0" w:evenHBand="0" w:firstRowFirstColumn="0" w:firstRowLastColumn="0" w:lastRowFirstColumn="0" w:lastRowLastColumn="0"/>
            </w:pPr>
            <w:r>
              <w:t>5*</w:t>
            </w:r>
          </w:p>
        </w:tc>
        <w:tc>
          <w:tcPr>
            <w:tcW w:w="2338" w:type="dxa"/>
            <w:shd w:val="clear" w:color="auto" w:fill="F2F2F2" w:themeFill="background1" w:themeFillShade="F2"/>
            <w:vAlign w:val="center"/>
          </w:tcPr>
          <w:p w14:paraId="4D8C7B6D" w14:textId="18C44723" w:rsidR="00074DB1" w:rsidRDefault="009D183C" w:rsidP="00593FF6">
            <w:pPr>
              <w:spacing w:before="0"/>
              <w:jc w:val="center"/>
              <w:cnfStyle w:val="000000000000" w:firstRow="0" w:lastRow="0" w:firstColumn="0" w:lastColumn="0" w:oddVBand="0" w:evenVBand="0" w:oddHBand="0" w:evenHBand="0" w:firstRowFirstColumn="0" w:firstRowLastColumn="0" w:lastRowFirstColumn="0" w:lastRowLastColumn="0"/>
            </w:pPr>
            <w:r>
              <w:t>B</w:t>
            </w:r>
          </w:p>
        </w:tc>
      </w:tr>
      <w:tr w:rsidR="00074DB1" w14:paraId="109E1988" w14:textId="77777777" w:rsidTr="00875560">
        <w:tc>
          <w:tcPr>
            <w:cnfStyle w:val="001000000000" w:firstRow="0" w:lastRow="0" w:firstColumn="1" w:lastColumn="0" w:oddVBand="0" w:evenVBand="0" w:oddHBand="0" w:evenHBand="0" w:firstRowFirstColumn="0" w:firstRowLastColumn="0" w:lastRowFirstColumn="0" w:lastRowLastColumn="0"/>
            <w:tcW w:w="2337" w:type="dxa"/>
          </w:tcPr>
          <w:p w14:paraId="2B56E322" w14:textId="77777777" w:rsidR="00074DB1" w:rsidRDefault="00074DB1" w:rsidP="00593FF6">
            <w:pPr>
              <w:spacing w:before="0"/>
            </w:pPr>
            <w:r>
              <w:t>Side (street)</w:t>
            </w:r>
          </w:p>
        </w:tc>
        <w:tc>
          <w:tcPr>
            <w:tcW w:w="2337" w:type="dxa"/>
            <w:vAlign w:val="center"/>
          </w:tcPr>
          <w:p w14:paraId="3F545E1A" w14:textId="466FA9D5" w:rsidR="00074DB1" w:rsidRDefault="009D183C" w:rsidP="00593FF6">
            <w:pPr>
              <w:spacing w:before="0"/>
              <w:jc w:val="center"/>
              <w:cnfStyle w:val="000000000000" w:firstRow="0" w:lastRow="0" w:firstColumn="0" w:lastColumn="0" w:oddVBand="0" w:evenVBand="0" w:oddHBand="0" w:evenHBand="0" w:firstRowFirstColumn="0" w:firstRowLastColumn="0" w:lastRowFirstColumn="0" w:lastRowLastColumn="0"/>
            </w:pPr>
            <w:r>
              <w:t>n/a</w:t>
            </w:r>
          </w:p>
        </w:tc>
        <w:tc>
          <w:tcPr>
            <w:tcW w:w="2338" w:type="dxa"/>
            <w:shd w:val="clear" w:color="auto" w:fill="F2F2F2" w:themeFill="background1" w:themeFillShade="F2"/>
            <w:vAlign w:val="center"/>
          </w:tcPr>
          <w:p w14:paraId="22AAE19D" w14:textId="3CE9C189" w:rsidR="00074DB1" w:rsidRDefault="009D183C" w:rsidP="00593FF6">
            <w:pPr>
              <w:spacing w:before="0"/>
              <w:jc w:val="center"/>
              <w:cnfStyle w:val="000000000000" w:firstRow="0" w:lastRow="0" w:firstColumn="0" w:lastColumn="0" w:oddVBand="0" w:evenVBand="0" w:oddHBand="0" w:evenHBand="0" w:firstRowFirstColumn="0" w:firstRowLastColumn="0" w:lastRowFirstColumn="0" w:lastRowLastColumn="0"/>
            </w:pPr>
            <w:r>
              <w:t>C</w:t>
            </w:r>
          </w:p>
        </w:tc>
      </w:tr>
      <w:tr w:rsidR="00074DB1" w14:paraId="7AFF072B" w14:textId="77777777" w:rsidTr="00875560">
        <w:tc>
          <w:tcPr>
            <w:cnfStyle w:val="001000000000" w:firstRow="0" w:lastRow="0" w:firstColumn="1" w:lastColumn="0" w:oddVBand="0" w:evenVBand="0" w:oddHBand="0" w:evenHBand="0" w:firstRowFirstColumn="0" w:firstRowLastColumn="0" w:lastRowFirstColumn="0" w:lastRowLastColumn="0"/>
            <w:tcW w:w="2337" w:type="dxa"/>
          </w:tcPr>
          <w:p w14:paraId="1C46338D" w14:textId="13110A20" w:rsidR="00074DB1" w:rsidRDefault="00074DB1" w:rsidP="00593FF6">
            <w:pPr>
              <w:spacing w:before="0"/>
            </w:pPr>
            <w:r>
              <w:t>Rear^</w:t>
            </w:r>
          </w:p>
        </w:tc>
        <w:tc>
          <w:tcPr>
            <w:tcW w:w="2337" w:type="dxa"/>
            <w:vAlign w:val="center"/>
          </w:tcPr>
          <w:p w14:paraId="4C346417" w14:textId="77276B6B" w:rsidR="00074DB1" w:rsidRDefault="009D183C" w:rsidP="00593FF6">
            <w:pPr>
              <w:spacing w:before="0"/>
              <w:jc w:val="center"/>
              <w:cnfStyle w:val="000000000000" w:firstRow="0" w:lastRow="0" w:firstColumn="0" w:lastColumn="0" w:oddVBand="0" w:evenVBand="0" w:oddHBand="0" w:evenHBand="0" w:firstRowFirstColumn="0" w:firstRowLastColumn="0" w:lastRowFirstColumn="0" w:lastRowLastColumn="0"/>
            </w:pPr>
            <w:r>
              <w:t>5*</w:t>
            </w:r>
          </w:p>
        </w:tc>
        <w:tc>
          <w:tcPr>
            <w:tcW w:w="2338" w:type="dxa"/>
            <w:shd w:val="clear" w:color="auto" w:fill="F2F2F2" w:themeFill="background1" w:themeFillShade="F2"/>
            <w:vAlign w:val="center"/>
          </w:tcPr>
          <w:p w14:paraId="10F0A538" w14:textId="6EB28AF8" w:rsidR="00074DB1" w:rsidRDefault="009D183C" w:rsidP="00593FF6">
            <w:pPr>
              <w:spacing w:before="0"/>
              <w:jc w:val="center"/>
              <w:cnfStyle w:val="000000000000" w:firstRow="0" w:lastRow="0" w:firstColumn="0" w:lastColumn="0" w:oddVBand="0" w:evenVBand="0" w:oddHBand="0" w:evenHBand="0" w:firstRowFirstColumn="0" w:firstRowLastColumn="0" w:lastRowFirstColumn="0" w:lastRowLastColumn="0"/>
            </w:pPr>
            <w:r>
              <w:t>D</w:t>
            </w:r>
          </w:p>
        </w:tc>
      </w:tr>
    </w:tbl>
    <w:p w14:paraId="763B9AD3" w14:textId="77777777" w:rsidR="00875560" w:rsidRPr="00244E2E" w:rsidRDefault="00875560" w:rsidP="00875560">
      <w:pPr>
        <w:spacing w:before="0" w:after="0"/>
        <w:ind w:left="720"/>
        <w:rPr>
          <w:sz w:val="16"/>
          <w:szCs w:val="16"/>
        </w:rPr>
      </w:pPr>
      <w:r>
        <w:rPr>
          <w:sz w:val="16"/>
          <w:szCs w:val="16"/>
        </w:rPr>
        <w:t>^Does not apply to driveway surface parking.</w:t>
      </w:r>
    </w:p>
    <w:p w14:paraId="67AF7774" w14:textId="77777777" w:rsidR="00875560" w:rsidRPr="00244E2E" w:rsidRDefault="00875560" w:rsidP="00875560">
      <w:pPr>
        <w:spacing w:before="0" w:after="0"/>
        <w:ind w:left="720"/>
        <w:rPr>
          <w:sz w:val="16"/>
          <w:szCs w:val="16"/>
        </w:rPr>
      </w:pPr>
      <w:r>
        <w:rPr>
          <w:sz w:val="16"/>
          <w:szCs w:val="16"/>
        </w:rPr>
        <w:t>*Parking setback increases to 15 feet when adjacent to a residential district or established residential use.</w:t>
      </w:r>
    </w:p>
    <w:p w14:paraId="36A05D62" w14:textId="2A913C68" w:rsidR="005B0EB2" w:rsidRDefault="005B0EB2" w:rsidP="00074DB1"/>
    <w:p w14:paraId="736B5885" w14:textId="4190080F" w:rsidR="00875560" w:rsidRPr="001D52E1" w:rsidRDefault="00875560" w:rsidP="00875560">
      <w:pPr>
        <w:pStyle w:val="ListParagraph"/>
        <w:numPr>
          <w:ilvl w:val="0"/>
          <w:numId w:val="13"/>
        </w:numPr>
        <w:rPr>
          <w:b/>
          <w:bCs/>
        </w:rPr>
      </w:pPr>
      <w:r>
        <w:rPr>
          <w:b/>
          <w:bCs/>
        </w:rPr>
        <w:t>Infrastructure.</w:t>
      </w:r>
    </w:p>
    <w:p w14:paraId="782FEE62" w14:textId="77777777" w:rsidR="00875560" w:rsidRDefault="00875560" w:rsidP="00875560">
      <w:pPr>
        <w:pStyle w:val="ListParagraph"/>
        <w:rPr>
          <w:i/>
          <w:iCs/>
          <w:color w:val="7F7F7F" w:themeColor="text1" w:themeTint="80"/>
        </w:rPr>
      </w:pPr>
      <w:r>
        <w:rPr>
          <w:i/>
          <w:iCs/>
          <w:color w:val="7F7F7F" w:themeColor="text1" w:themeTint="80"/>
        </w:rPr>
        <w:t>No additional infrastructure requirements have currently been identified. Moving forward, this section will be used to point to specific requirements if they are needed.</w:t>
      </w:r>
    </w:p>
    <w:p w14:paraId="61D92068" w14:textId="77777777" w:rsidR="00875560" w:rsidRDefault="00875560" w:rsidP="00875560">
      <w:pPr>
        <w:pStyle w:val="ListParagraph"/>
      </w:pPr>
    </w:p>
    <w:p w14:paraId="61BD2AE4" w14:textId="77777777" w:rsidR="00875560" w:rsidRPr="00875560" w:rsidRDefault="00875560" w:rsidP="00875560">
      <w:pPr>
        <w:pStyle w:val="ListParagraph"/>
        <w:numPr>
          <w:ilvl w:val="0"/>
          <w:numId w:val="13"/>
        </w:numPr>
        <w:rPr>
          <w:b/>
          <w:bCs/>
        </w:rPr>
      </w:pPr>
      <w:r>
        <w:rPr>
          <w:b/>
          <w:bCs/>
        </w:rPr>
        <w:t xml:space="preserve">Landscaping. </w:t>
      </w:r>
    </w:p>
    <w:p w14:paraId="3123695C" w14:textId="77777777" w:rsidR="00875560" w:rsidRDefault="00875560" w:rsidP="00875560">
      <w:pPr>
        <w:pStyle w:val="ListParagraph"/>
        <w:rPr>
          <w:i/>
          <w:iCs/>
          <w:color w:val="7F7F7F" w:themeColor="text1" w:themeTint="80"/>
        </w:rPr>
      </w:pPr>
      <w:r>
        <w:rPr>
          <w:i/>
          <w:iCs/>
          <w:color w:val="7F7F7F" w:themeColor="text1" w:themeTint="80"/>
        </w:rPr>
        <w:t>No district-specific infrastructure requirements have currently been identified. Moving forward, this section will be used to identify district-specific requirements if they are needed.</w:t>
      </w:r>
    </w:p>
    <w:p w14:paraId="368DC3EA" w14:textId="77777777" w:rsidR="00875560" w:rsidRPr="00923C45" w:rsidRDefault="00875560" w:rsidP="00875560">
      <w:pPr>
        <w:pStyle w:val="ListParagraph"/>
        <w:rPr>
          <w:color w:val="7F7F7F" w:themeColor="text1" w:themeTint="80"/>
        </w:rPr>
      </w:pPr>
    </w:p>
    <w:p w14:paraId="77A1CB82" w14:textId="77777777" w:rsidR="00875560" w:rsidRPr="001D52E1" w:rsidRDefault="00875560" w:rsidP="00875560">
      <w:pPr>
        <w:pStyle w:val="ListParagraph"/>
        <w:numPr>
          <w:ilvl w:val="0"/>
          <w:numId w:val="13"/>
        </w:numPr>
        <w:rPr>
          <w:b/>
          <w:bCs/>
        </w:rPr>
      </w:pPr>
      <w:r>
        <w:rPr>
          <w:b/>
          <w:bCs/>
        </w:rPr>
        <w:t>Open Space.</w:t>
      </w:r>
    </w:p>
    <w:p w14:paraId="150942D3" w14:textId="58CAFB12" w:rsidR="00875560" w:rsidRDefault="00875560" w:rsidP="00875560">
      <w:pPr>
        <w:pStyle w:val="ListParagraph"/>
        <w:numPr>
          <w:ilvl w:val="0"/>
          <w:numId w:val="37"/>
        </w:numPr>
        <w:ind w:left="1080"/>
      </w:pPr>
      <w:r>
        <w:t xml:space="preserve">The required open space set-aside in an MUCC zoning district can be found in Article 16 of this ordinance. </w:t>
      </w:r>
    </w:p>
    <w:p w14:paraId="1F55513A" w14:textId="77777777" w:rsidR="00875560" w:rsidRDefault="00875560" w:rsidP="00875560">
      <w:pPr>
        <w:pStyle w:val="ListParagraph"/>
        <w:ind w:left="1080"/>
      </w:pPr>
    </w:p>
    <w:p w14:paraId="2719D6DE" w14:textId="77777777" w:rsidR="00875560" w:rsidRPr="00923C45" w:rsidRDefault="00875560" w:rsidP="00875560">
      <w:pPr>
        <w:pStyle w:val="ListParagraph"/>
        <w:numPr>
          <w:ilvl w:val="0"/>
          <w:numId w:val="13"/>
        </w:numPr>
        <w:rPr>
          <w:b/>
          <w:bCs/>
          <w:color w:val="000000" w:themeColor="text1"/>
        </w:rPr>
      </w:pPr>
      <w:r>
        <w:rPr>
          <w:b/>
          <w:bCs/>
          <w:color w:val="000000" w:themeColor="text1"/>
        </w:rPr>
        <w:t>Additional Considerations.</w:t>
      </w:r>
    </w:p>
    <w:p w14:paraId="2554D05A" w14:textId="77777777" w:rsidR="00875560" w:rsidRDefault="00875560" w:rsidP="00875560">
      <w:pPr>
        <w:pStyle w:val="ListParagraph"/>
        <w:rPr>
          <w:i/>
          <w:iCs/>
          <w:color w:val="7F7F7F" w:themeColor="text1" w:themeTint="80"/>
        </w:rPr>
      </w:pPr>
      <w:r>
        <w:rPr>
          <w:i/>
          <w:iCs/>
          <w:color w:val="7F7F7F" w:themeColor="text1" w:themeTint="80"/>
        </w:rPr>
        <w:t>No additional considerations have currently been identified. Moving forward, this section will be used to point to specific requirements if they are needed.</w:t>
      </w:r>
    </w:p>
    <w:p w14:paraId="51AD5B26" w14:textId="77777777" w:rsidR="0046258D" w:rsidRDefault="0046258D" w:rsidP="0046258D">
      <w:r>
        <w:tab/>
      </w:r>
    </w:p>
    <w:p w14:paraId="611E25CE" w14:textId="6DF0E66A" w:rsidR="0046258D" w:rsidRDefault="00661412" w:rsidP="00661412">
      <w:pPr>
        <w:pStyle w:val="Heading2"/>
      </w:pPr>
      <w:r>
        <w:t>5.04</w:t>
      </w:r>
      <w:r>
        <w:tab/>
        <w:t>HC - Highway Commercial Zoning District</w:t>
      </w:r>
      <w:r>
        <w:tab/>
      </w:r>
    </w:p>
    <w:p w14:paraId="028E9EFE" w14:textId="679A89A8" w:rsidR="0046258D" w:rsidRDefault="0046258D" w:rsidP="00074DB1">
      <w:pPr>
        <w:pStyle w:val="ListParagraph"/>
        <w:numPr>
          <w:ilvl w:val="0"/>
          <w:numId w:val="15"/>
        </w:numPr>
      </w:pPr>
      <w:r>
        <w:rPr>
          <w:b/>
          <w:bCs/>
        </w:rPr>
        <w:lastRenderedPageBreak/>
        <w:t>Purpose:</w:t>
      </w:r>
      <w:r>
        <w:t xml:space="preserve"> The highway commercial zoning district provides commercial activities that cater to the needs of the highway user and the general public. This district is designed to accommodate a range of uses that require a high degree of visibility and accessibility from major arterial streets and state and local highways.</w:t>
      </w:r>
    </w:p>
    <w:p w14:paraId="00670106" w14:textId="77777777" w:rsidR="00C5621B" w:rsidRDefault="00C5621B" w:rsidP="00C5621B">
      <w:pPr>
        <w:pStyle w:val="ListParagraph"/>
      </w:pPr>
    </w:p>
    <w:p w14:paraId="59BEECB1" w14:textId="5DC5201C" w:rsidR="00C5621B" w:rsidRPr="00C5621B" w:rsidRDefault="00C5621B" w:rsidP="00074DB1">
      <w:pPr>
        <w:pStyle w:val="ListParagraph"/>
        <w:numPr>
          <w:ilvl w:val="0"/>
          <w:numId w:val="15"/>
        </w:numPr>
      </w:pPr>
      <w:r>
        <w:rPr>
          <w:b/>
          <w:bCs/>
        </w:rPr>
        <w:t>Typical Development Pattern.</w:t>
      </w:r>
    </w:p>
    <w:p w14:paraId="24B151CA" w14:textId="20C72A3D" w:rsidR="00C5621B" w:rsidRDefault="00C5621B" w:rsidP="00C5621B">
      <w:pPr>
        <w:pStyle w:val="ListParagraph"/>
      </w:pPr>
    </w:p>
    <w:p w14:paraId="10944F42" w14:textId="77777777" w:rsidR="00C5621B" w:rsidRDefault="00C5621B" w:rsidP="00C5621B">
      <w:pPr>
        <w:pStyle w:val="ListParagraph"/>
      </w:pPr>
    </w:p>
    <w:p w14:paraId="7E64ADA5" w14:textId="77C7264F" w:rsidR="00074DB1" w:rsidRPr="00757899" w:rsidRDefault="00074DB1" w:rsidP="00074DB1">
      <w:pPr>
        <w:pStyle w:val="ListParagraph"/>
        <w:numPr>
          <w:ilvl w:val="0"/>
          <w:numId w:val="15"/>
        </w:numPr>
        <w:spacing w:after="160" w:line="278" w:lineRule="auto"/>
        <w:rPr>
          <w:b/>
          <w:bCs/>
        </w:rPr>
      </w:pPr>
      <w:r>
        <w:rPr>
          <w:b/>
          <w:bCs/>
        </w:rPr>
        <w:t>Uses and Activities Allowed.</w:t>
      </w:r>
    </w:p>
    <w:p w14:paraId="198D2D6F" w14:textId="6E13B2E8" w:rsidR="00C63F9A" w:rsidRDefault="00C63F9A" w:rsidP="00C63F9A">
      <w:pPr>
        <w:pStyle w:val="ListParagraph"/>
        <w:numPr>
          <w:ilvl w:val="3"/>
          <w:numId w:val="15"/>
        </w:numPr>
        <w:snapToGrid w:val="0"/>
        <w:spacing w:after="120" w:line="240" w:lineRule="auto"/>
        <w:ind w:left="1080"/>
        <w:contextualSpacing w:val="0"/>
        <w:rPr>
          <w:color w:val="000000" w:themeColor="text1"/>
        </w:rPr>
      </w:pPr>
      <w:r>
        <w:rPr>
          <w:color w:val="000000" w:themeColor="text1"/>
        </w:rPr>
        <w:t xml:space="preserve">Uses and activities allowed in the HC zoning district are established in Article 9 of this ordinance as permitted or conditionally permitted. Reference the </w:t>
      </w:r>
      <w:r>
        <w:rPr>
          <w:color w:val="0070C0"/>
          <w:u w:val="single"/>
        </w:rPr>
        <w:t>consolidated table of uses</w:t>
      </w:r>
      <w:r>
        <w:rPr>
          <w:color w:val="0070C0"/>
        </w:rPr>
        <w:t xml:space="preserve"> </w:t>
      </w:r>
      <w:r>
        <w:rPr>
          <w:color w:val="000000" w:themeColor="text1"/>
        </w:rPr>
        <w:t>for additional information.</w:t>
      </w:r>
    </w:p>
    <w:p w14:paraId="5814B458" w14:textId="746D5AF9" w:rsidR="00C63F9A" w:rsidRPr="000105BF" w:rsidRDefault="00C63F9A" w:rsidP="00C63F9A">
      <w:pPr>
        <w:pStyle w:val="ListParagraph"/>
        <w:snapToGrid w:val="0"/>
        <w:spacing w:after="120" w:line="240" w:lineRule="auto"/>
        <w:ind w:left="1080"/>
        <w:contextualSpacing w:val="0"/>
        <w:rPr>
          <w:i/>
          <w:iCs/>
          <w:color w:val="7F7F7F" w:themeColor="text1" w:themeTint="80"/>
        </w:rPr>
      </w:pPr>
      <w:r>
        <w:rPr>
          <w:i/>
          <w:iCs/>
          <w:color w:val="7F7F7F" w:themeColor="text1" w:themeTint="80"/>
        </w:rPr>
        <w:t xml:space="preserve">For ease in review of these articles, a </w:t>
      </w:r>
      <w:r>
        <w:rPr>
          <w:b/>
          <w:bCs/>
          <w:i/>
          <w:iCs/>
          <w:color w:val="7F7F7F" w:themeColor="text1" w:themeTint="80"/>
        </w:rPr>
        <w:t>temporary list</w:t>
      </w:r>
      <w:r>
        <w:rPr>
          <w:i/>
          <w:iCs/>
          <w:color w:val="7F7F7F" w:themeColor="text1" w:themeTint="80"/>
        </w:rPr>
        <w:t xml:space="preserve"> of permitted and conditional uses allowed within the HC zoning district has been provided in Table 5.04.01 below.</w:t>
      </w:r>
    </w:p>
    <w:p w14:paraId="2D577693" w14:textId="6B89265F" w:rsidR="00C63F9A" w:rsidRDefault="00B5425F" w:rsidP="00C63F9A">
      <w:pPr>
        <w:pStyle w:val="ListParagraph"/>
        <w:numPr>
          <w:ilvl w:val="3"/>
          <w:numId w:val="15"/>
        </w:numPr>
        <w:snapToGrid w:val="0"/>
        <w:spacing w:before="0" w:after="240" w:line="240" w:lineRule="auto"/>
        <w:ind w:left="1080"/>
        <w:contextualSpacing w:val="0"/>
      </w:pPr>
      <w:r>
        <w:t>Only one principal use or structure is permitted on a lot within this zoning district. Multiple uses may be allowed within a single structure. More than one use or structure considered accessory to the principal use or structure may be permitted.</w:t>
      </w:r>
    </w:p>
    <w:p w14:paraId="3E788C21" w14:textId="77777777" w:rsidR="00C63F9A" w:rsidRDefault="00C63F9A" w:rsidP="00C63F9A">
      <w:pPr>
        <w:pStyle w:val="ListParagraph"/>
        <w:snapToGrid w:val="0"/>
        <w:spacing w:before="0" w:after="240" w:line="240" w:lineRule="auto"/>
        <w:ind w:left="1080"/>
        <w:contextualSpacing w:val="0"/>
      </w:pPr>
    </w:p>
    <w:p w14:paraId="1A87BF9C" w14:textId="2A24A554" w:rsidR="00074DB1" w:rsidRPr="00757899" w:rsidRDefault="007834CC" w:rsidP="00074DB1">
      <w:pPr>
        <w:pStyle w:val="ListParagraph"/>
        <w:numPr>
          <w:ilvl w:val="0"/>
          <w:numId w:val="15"/>
        </w:numPr>
        <w:snapToGrid w:val="0"/>
        <w:spacing w:after="120" w:line="240" w:lineRule="auto"/>
      </w:pPr>
      <w:r>
        <w:rPr>
          <w:b/>
          <w:bCs/>
        </w:rPr>
        <w:t xml:space="preserve">Table 4.04.2 Lot Dimensions. </w:t>
      </w:r>
      <w:r>
        <w:rPr>
          <w:b/>
          <w:bCs/>
          <w:i/>
          <w:iCs/>
        </w:rPr>
        <w:t>(Figure 4.04.01 Lot Dimensions)</w:t>
      </w:r>
      <w:r>
        <w:rPr>
          <w:i/>
          <w:iCs/>
        </w:rPr>
        <w:tab/>
      </w:r>
    </w:p>
    <w:tbl>
      <w:tblPr>
        <w:tblStyle w:val="GridTable1Light"/>
        <w:tblW w:w="7128" w:type="dxa"/>
        <w:tblInd w:w="607" w:type="dxa"/>
        <w:tblLook w:val="04A0" w:firstRow="1" w:lastRow="0" w:firstColumn="1" w:lastColumn="0" w:noHBand="0" w:noVBand="1"/>
      </w:tblPr>
      <w:tblGrid>
        <w:gridCol w:w="1165"/>
        <w:gridCol w:w="1350"/>
        <w:gridCol w:w="1260"/>
        <w:gridCol w:w="1620"/>
        <w:gridCol w:w="1733"/>
      </w:tblGrid>
      <w:tr w:rsidR="00074DB1" w14:paraId="0BACA786" w14:textId="77777777" w:rsidTr="00951C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64CE8C80" w14:textId="77777777" w:rsidR="00074DB1" w:rsidRDefault="00074DB1" w:rsidP="007834CC">
            <w:pPr>
              <w:spacing w:before="0"/>
            </w:pPr>
          </w:p>
        </w:tc>
        <w:tc>
          <w:tcPr>
            <w:tcW w:w="1350" w:type="dxa"/>
          </w:tcPr>
          <w:p w14:paraId="62F0F99E" w14:textId="77777777" w:rsidR="00074DB1" w:rsidRDefault="00074DB1" w:rsidP="007834CC">
            <w:pPr>
              <w:spacing w:before="0"/>
              <w:jc w:val="center"/>
              <w:cnfStyle w:val="100000000000" w:firstRow="1" w:lastRow="0" w:firstColumn="0" w:lastColumn="0" w:oddVBand="0" w:evenVBand="0" w:oddHBand="0" w:evenHBand="0" w:firstRowFirstColumn="0" w:firstRowLastColumn="0" w:lastRowFirstColumn="0" w:lastRowLastColumn="0"/>
            </w:pPr>
            <w:r>
              <w:t>Min. Lot Area (sf)</w:t>
            </w:r>
          </w:p>
        </w:tc>
        <w:tc>
          <w:tcPr>
            <w:tcW w:w="1260" w:type="dxa"/>
          </w:tcPr>
          <w:p w14:paraId="51A50A8C" w14:textId="77777777" w:rsidR="00074DB1" w:rsidRDefault="00074DB1" w:rsidP="007834CC">
            <w:pPr>
              <w:spacing w:before="0"/>
              <w:jc w:val="center"/>
              <w:cnfStyle w:val="100000000000" w:firstRow="1" w:lastRow="0" w:firstColumn="0" w:lastColumn="0" w:oddVBand="0" w:evenVBand="0" w:oddHBand="0" w:evenHBand="0" w:firstRowFirstColumn="0" w:firstRowLastColumn="0" w:lastRowFirstColumn="0" w:lastRowLastColumn="0"/>
            </w:pPr>
            <w:r>
              <w:t>Min. Lot Width (ft)</w:t>
            </w:r>
          </w:p>
        </w:tc>
        <w:tc>
          <w:tcPr>
            <w:tcW w:w="1620" w:type="dxa"/>
          </w:tcPr>
          <w:p w14:paraId="43928922" w14:textId="2F3411A1" w:rsidR="00074DB1" w:rsidRDefault="00EF67A5" w:rsidP="007834CC">
            <w:pPr>
              <w:spacing w:before="0"/>
              <w:jc w:val="center"/>
              <w:cnfStyle w:val="100000000000" w:firstRow="1" w:lastRow="0" w:firstColumn="0" w:lastColumn="0" w:oddVBand="0" w:evenVBand="0" w:oddHBand="0" w:evenHBand="0" w:firstRowFirstColumn="0" w:firstRowLastColumn="0" w:lastRowFirstColumn="0" w:lastRowLastColumn="0"/>
            </w:pPr>
            <w:r>
              <w:t>Width to Depth Ratio (%)</w:t>
            </w:r>
          </w:p>
        </w:tc>
        <w:tc>
          <w:tcPr>
            <w:tcW w:w="1733" w:type="dxa"/>
          </w:tcPr>
          <w:p w14:paraId="67A3A2E2" w14:textId="7C21BE74" w:rsidR="00074DB1" w:rsidRDefault="008F7CBE" w:rsidP="007834CC">
            <w:pPr>
              <w:spacing w:before="0"/>
              <w:jc w:val="center"/>
              <w:cnfStyle w:val="100000000000" w:firstRow="1" w:lastRow="0" w:firstColumn="0" w:lastColumn="0" w:oddVBand="0" w:evenVBand="0" w:oddHBand="0" w:evenHBand="0" w:firstRowFirstColumn="0" w:firstRowLastColumn="0" w:lastRowFirstColumn="0" w:lastRowLastColumn="0"/>
            </w:pPr>
            <w:r>
              <w:t>Max. Impervious Surface (%)</w:t>
            </w:r>
          </w:p>
        </w:tc>
      </w:tr>
      <w:tr w:rsidR="00074DB1" w14:paraId="5F1A9577" w14:textId="77777777" w:rsidTr="00951C80">
        <w:tc>
          <w:tcPr>
            <w:cnfStyle w:val="001000000000" w:firstRow="0" w:lastRow="0" w:firstColumn="1" w:lastColumn="0" w:oddVBand="0" w:evenVBand="0" w:oddHBand="0" w:evenHBand="0" w:firstRowFirstColumn="0" w:firstRowLastColumn="0" w:lastRowFirstColumn="0" w:lastRowLastColumn="0"/>
            <w:tcW w:w="1165" w:type="dxa"/>
          </w:tcPr>
          <w:p w14:paraId="79A376F9" w14:textId="77777777" w:rsidR="00074DB1" w:rsidRDefault="00074DB1" w:rsidP="007834CC">
            <w:pPr>
              <w:spacing w:before="0"/>
            </w:pPr>
            <w:r>
              <w:t>All types</w:t>
            </w:r>
          </w:p>
        </w:tc>
        <w:tc>
          <w:tcPr>
            <w:tcW w:w="1350" w:type="dxa"/>
          </w:tcPr>
          <w:p w14:paraId="0F18309C" w14:textId="1B7F966E" w:rsidR="00074DB1" w:rsidRDefault="00C7577D" w:rsidP="007834CC">
            <w:pPr>
              <w:spacing w:before="0"/>
              <w:jc w:val="center"/>
              <w:cnfStyle w:val="000000000000" w:firstRow="0" w:lastRow="0" w:firstColumn="0" w:lastColumn="0" w:oddVBand="0" w:evenVBand="0" w:oddHBand="0" w:evenHBand="0" w:firstRowFirstColumn="0" w:firstRowLastColumn="0" w:lastRowFirstColumn="0" w:lastRowLastColumn="0"/>
            </w:pPr>
            <w:r>
              <w:t>No minimum</w:t>
            </w:r>
          </w:p>
        </w:tc>
        <w:tc>
          <w:tcPr>
            <w:tcW w:w="1260" w:type="dxa"/>
          </w:tcPr>
          <w:p w14:paraId="2E0D97C8" w14:textId="0CBECD51" w:rsidR="00074DB1" w:rsidRDefault="00C7577D" w:rsidP="007834CC">
            <w:pPr>
              <w:spacing w:before="0"/>
              <w:jc w:val="center"/>
              <w:cnfStyle w:val="000000000000" w:firstRow="0" w:lastRow="0" w:firstColumn="0" w:lastColumn="0" w:oddVBand="0" w:evenVBand="0" w:oddHBand="0" w:evenHBand="0" w:firstRowFirstColumn="0" w:firstRowLastColumn="0" w:lastRowFirstColumn="0" w:lastRowLastColumn="0"/>
            </w:pPr>
            <w:r>
              <w:t>100</w:t>
            </w:r>
          </w:p>
        </w:tc>
        <w:tc>
          <w:tcPr>
            <w:tcW w:w="1620" w:type="dxa"/>
          </w:tcPr>
          <w:p w14:paraId="5A849598" w14:textId="7C936313" w:rsidR="00074DB1" w:rsidRDefault="701E77CE" w:rsidP="007834CC">
            <w:pPr>
              <w:spacing w:before="0"/>
              <w:jc w:val="center"/>
              <w:cnfStyle w:val="000000000000" w:firstRow="0" w:lastRow="0" w:firstColumn="0" w:lastColumn="0" w:oddVBand="0" w:evenVBand="0" w:oddHBand="0" w:evenHBand="0" w:firstRowFirstColumn="0" w:firstRowLastColumn="0" w:lastRowFirstColumn="0" w:lastRowLastColumn="0"/>
            </w:pPr>
            <w:r>
              <w:t>1:2</w:t>
            </w:r>
          </w:p>
        </w:tc>
        <w:tc>
          <w:tcPr>
            <w:tcW w:w="1733" w:type="dxa"/>
          </w:tcPr>
          <w:p w14:paraId="2B6BBC11" w14:textId="0F4D9AB0" w:rsidR="00074DB1" w:rsidRDefault="00C7577D" w:rsidP="007834CC">
            <w:pPr>
              <w:spacing w:before="0"/>
              <w:jc w:val="center"/>
              <w:cnfStyle w:val="000000000000" w:firstRow="0" w:lastRow="0" w:firstColumn="0" w:lastColumn="0" w:oddVBand="0" w:evenVBand="0" w:oddHBand="0" w:evenHBand="0" w:firstRowFirstColumn="0" w:firstRowLastColumn="0" w:lastRowFirstColumn="0" w:lastRowLastColumn="0"/>
            </w:pPr>
            <w:r>
              <w:t>75</w:t>
            </w:r>
          </w:p>
        </w:tc>
      </w:tr>
      <w:tr w:rsidR="00C7577D" w14:paraId="128A19AF" w14:textId="77777777" w:rsidTr="00951C80">
        <w:tc>
          <w:tcPr>
            <w:cnfStyle w:val="001000000000" w:firstRow="0" w:lastRow="0" w:firstColumn="1" w:lastColumn="0" w:oddVBand="0" w:evenVBand="0" w:oddHBand="0" w:evenHBand="0" w:firstRowFirstColumn="0" w:firstRowLastColumn="0" w:lastRowFirstColumn="0" w:lastRowLastColumn="0"/>
            <w:tcW w:w="1165" w:type="dxa"/>
          </w:tcPr>
          <w:p w14:paraId="19E4E667" w14:textId="77777777" w:rsidR="00C7577D" w:rsidRDefault="00C7577D" w:rsidP="007834CC">
            <w:pPr>
              <w:spacing w:before="0"/>
            </w:pPr>
            <w:r>
              <w:t>Key</w:t>
            </w:r>
          </w:p>
        </w:tc>
        <w:tc>
          <w:tcPr>
            <w:tcW w:w="1350" w:type="dxa"/>
          </w:tcPr>
          <w:p w14:paraId="7D67ADAB" w14:textId="510A3D77" w:rsidR="00C7577D" w:rsidRDefault="00C7577D" w:rsidP="007834CC">
            <w:pPr>
              <w:spacing w:before="0"/>
              <w:jc w:val="center"/>
              <w:cnfStyle w:val="000000000000" w:firstRow="0" w:lastRow="0" w:firstColumn="0" w:lastColumn="0" w:oddVBand="0" w:evenVBand="0" w:oddHBand="0" w:evenHBand="0" w:firstRowFirstColumn="0" w:firstRowLastColumn="0" w:lastRowFirstColumn="0" w:lastRowLastColumn="0"/>
            </w:pPr>
            <w:r>
              <w:t>C</w:t>
            </w:r>
          </w:p>
        </w:tc>
        <w:tc>
          <w:tcPr>
            <w:tcW w:w="1260" w:type="dxa"/>
          </w:tcPr>
          <w:p w14:paraId="0D7E786D" w14:textId="10E4EE67" w:rsidR="00C7577D" w:rsidRDefault="00C7577D" w:rsidP="007834CC">
            <w:pPr>
              <w:spacing w:before="0"/>
              <w:jc w:val="center"/>
              <w:cnfStyle w:val="000000000000" w:firstRow="0" w:lastRow="0" w:firstColumn="0" w:lastColumn="0" w:oddVBand="0" w:evenVBand="0" w:oddHBand="0" w:evenHBand="0" w:firstRowFirstColumn="0" w:firstRowLastColumn="0" w:lastRowFirstColumn="0" w:lastRowLastColumn="0"/>
            </w:pPr>
            <w:r>
              <w:t>A</w:t>
            </w:r>
          </w:p>
        </w:tc>
        <w:tc>
          <w:tcPr>
            <w:tcW w:w="1620" w:type="dxa"/>
          </w:tcPr>
          <w:p w14:paraId="47DEB873" w14:textId="399A95AC" w:rsidR="00C7577D" w:rsidRDefault="00C7577D" w:rsidP="007834CC">
            <w:pPr>
              <w:spacing w:before="0"/>
              <w:jc w:val="center"/>
              <w:cnfStyle w:val="000000000000" w:firstRow="0" w:lastRow="0" w:firstColumn="0" w:lastColumn="0" w:oddVBand="0" w:evenVBand="0" w:oddHBand="0" w:evenHBand="0" w:firstRowFirstColumn="0" w:firstRowLastColumn="0" w:lastRowFirstColumn="0" w:lastRowLastColumn="0"/>
            </w:pPr>
            <w:r>
              <w:t>A/B</w:t>
            </w:r>
          </w:p>
        </w:tc>
        <w:tc>
          <w:tcPr>
            <w:tcW w:w="1733" w:type="dxa"/>
          </w:tcPr>
          <w:p w14:paraId="4656FF39" w14:textId="1F78CBE0" w:rsidR="00C7577D" w:rsidRDefault="007834CC" w:rsidP="007834CC">
            <w:pPr>
              <w:spacing w:before="0"/>
              <w:jc w:val="center"/>
              <w:cnfStyle w:val="000000000000" w:firstRow="0" w:lastRow="0" w:firstColumn="0" w:lastColumn="0" w:oddVBand="0" w:evenVBand="0" w:oddHBand="0" w:evenHBand="0" w:firstRowFirstColumn="0" w:firstRowLastColumn="0" w:lastRowFirstColumn="0" w:lastRowLastColumn="0"/>
            </w:pPr>
            <w:r>
              <w:t>-</w:t>
            </w:r>
          </w:p>
        </w:tc>
      </w:tr>
    </w:tbl>
    <w:p w14:paraId="5707F83C" w14:textId="13AC3271" w:rsidR="00074DB1" w:rsidRDefault="00074DB1" w:rsidP="00074DB1"/>
    <w:p w14:paraId="67CAEF56" w14:textId="537A476A" w:rsidR="00074DB1" w:rsidRPr="00757899" w:rsidRDefault="007834CC" w:rsidP="00074DB1">
      <w:pPr>
        <w:pStyle w:val="ListParagraph"/>
        <w:numPr>
          <w:ilvl w:val="0"/>
          <w:numId w:val="15"/>
        </w:numPr>
        <w:rPr>
          <w:b/>
          <w:bCs/>
        </w:rPr>
      </w:pPr>
      <w:r>
        <w:rPr>
          <w:b/>
          <w:bCs/>
        </w:rPr>
        <w:t xml:space="preserve">Table 4.04.03 Lot Setbacks. </w:t>
      </w:r>
      <w:r>
        <w:rPr>
          <w:b/>
          <w:bCs/>
          <w:i/>
          <w:iCs/>
        </w:rPr>
        <w:t>(Figure 4.04.02 Lot Setbacks and Build-To Zone)</w:t>
      </w:r>
    </w:p>
    <w:tbl>
      <w:tblPr>
        <w:tblStyle w:val="GridTable1Light"/>
        <w:tblW w:w="8095" w:type="dxa"/>
        <w:tblLook w:val="04A0" w:firstRow="1" w:lastRow="0" w:firstColumn="1" w:lastColumn="0" w:noHBand="0" w:noVBand="1"/>
      </w:tblPr>
      <w:tblGrid>
        <w:gridCol w:w="2322"/>
        <w:gridCol w:w="1003"/>
        <w:gridCol w:w="990"/>
        <w:gridCol w:w="1350"/>
        <w:gridCol w:w="1145"/>
        <w:gridCol w:w="1285"/>
      </w:tblGrid>
      <w:tr w:rsidR="00074DB1" w14:paraId="47DDBEC0" w14:textId="77777777" w:rsidTr="007834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2" w:type="dxa"/>
          </w:tcPr>
          <w:p w14:paraId="6F4C9267" w14:textId="77777777" w:rsidR="00074DB1" w:rsidRDefault="00074DB1" w:rsidP="007834CC">
            <w:pPr>
              <w:spacing w:before="0"/>
            </w:pPr>
          </w:p>
        </w:tc>
        <w:tc>
          <w:tcPr>
            <w:tcW w:w="1003" w:type="dxa"/>
          </w:tcPr>
          <w:p w14:paraId="6799634A" w14:textId="77777777" w:rsidR="00074DB1" w:rsidRDefault="00074DB1" w:rsidP="007834CC">
            <w:pPr>
              <w:spacing w:before="0"/>
              <w:jc w:val="center"/>
              <w:cnfStyle w:val="100000000000" w:firstRow="1" w:lastRow="0" w:firstColumn="0" w:lastColumn="0" w:oddVBand="0" w:evenVBand="0" w:oddHBand="0" w:evenHBand="0" w:firstRowFirstColumn="0" w:firstRowLastColumn="0" w:lastRowFirstColumn="0" w:lastRowLastColumn="0"/>
            </w:pPr>
            <w:r>
              <w:t>Min. Front (ft)</w:t>
            </w:r>
          </w:p>
        </w:tc>
        <w:tc>
          <w:tcPr>
            <w:tcW w:w="990" w:type="dxa"/>
          </w:tcPr>
          <w:p w14:paraId="0283010D" w14:textId="77777777" w:rsidR="00074DB1" w:rsidRDefault="00074DB1" w:rsidP="007834CC">
            <w:pPr>
              <w:spacing w:before="0"/>
              <w:jc w:val="center"/>
              <w:cnfStyle w:val="100000000000" w:firstRow="1" w:lastRow="0" w:firstColumn="0" w:lastColumn="0" w:oddVBand="0" w:evenVBand="0" w:oddHBand="0" w:evenHBand="0" w:firstRowFirstColumn="0" w:firstRowLastColumn="0" w:lastRowFirstColumn="0" w:lastRowLastColumn="0"/>
            </w:pPr>
            <w:r>
              <w:t>Min. Rear (ft)</w:t>
            </w:r>
          </w:p>
        </w:tc>
        <w:tc>
          <w:tcPr>
            <w:tcW w:w="1350" w:type="dxa"/>
          </w:tcPr>
          <w:p w14:paraId="76CC0A2A" w14:textId="57E771FE" w:rsidR="00074DB1" w:rsidRDefault="00074DB1" w:rsidP="007834CC">
            <w:pPr>
              <w:spacing w:before="0"/>
              <w:jc w:val="center"/>
              <w:cnfStyle w:val="100000000000" w:firstRow="1" w:lastRow="0" w:firstColumn="0" w:lastColumn="0" w:oddVBand="0" w:evenVBand="0" w:oddHBand="0" w:evenHBand="0" w:firstRowFirstColumn="0" w:firstRowLastColumn="0" w:lastRowFirstColumn="0" w:lastRowLastColumn="0"/>
            </w:pPr>
            <w:r>
              <w:t>Min. Side, Interior (ft)</w:t>
            </w:r>
          </w:p>
        </w:tc>
        <w:tc>
          <w:tcPr>
            <w:tcW w:w="1145" w:type="dxa"/>
          </w:tcPr>
          <w:p w14:paraId="0CAEE12D" w14:textId="56E40663" w:rsidR="00074DB1" w:rsidRDefault="00074DB1" w:rsidP="007834CC">
            <w:pPr>
              <w:spacing w:before="0"/>
              <w:jc w:val="center"/>
              <w:cnfStyle w:val="100000000000" w:firstRow="1" w:lastRow="0" w:firstColumn="0" w:lastColumn="0" w:oddVBand="0" w:evenVBand="0" w:oddHBand="0" w:evenHBand="0" w:firstRowFirstColumn="0" w:firstRowLastColumn="0" w:lastRowFirstColumn="0" w:lastRowLastColumn="0"/>
            </w:pPr>
            <w:r>
              <w:t>Min. Side, Street (ft)</w:t>
            </w:r>
          </w:p>
        </w:tc>
        <w:tc>
          <w:tcPr>
            <w:tcW w:w="1285" w:type="dxa"/>
          </w:tcPr>
          <w:p w14:paraId="2C0145C1" w14:textId="725042B9" w:rsidR="00074DB1" w:rsidRDefault="007834CC" w:rsidP="007834CC">
            <w:pPr>
              <w:spacing w:before="0"/>
              <w:jc w:val="center"/>
              <w:cnfStyle w:val="100000000000" w:firstRow="1" w:lastRow="0" w:firstColumn="0" w:lastColumn="0" w:oddVBand="0" w:evenVBand="0" w:oddHBand="0" w:evenHBand="0" w:firstRowFirstColumn="0" w:firstRowLastColumn="0" w:lastRowFirstColumn="0" w:lastRowLastColumn="0"/>
            </w:pPr>
            <w:r>
              <w:t xml:space="preserve">Interior </w:t>
            </w:r>
            <w:r>
              <w:rPr>
                <w:sz w:val="16"/>
                <w:szCs w:val="16"/>
              </w:rPr>
              <w:t>(ft. btwn buildings if multiple)</w:t>
            </w:r>
          </w:p>
        </w:tc>
      </w:tr>
      <w:tr w:rsidR="00074DB1" w14:paraId="0DB0ED43" w14:textId="77777777" w:rsidTr="007834CC">
        <w:tc>
          <w:tcPr>
            <w:cnfStyle w:val="001000000000" w:firstRow="0" w:lastRow="0" w:firstColumn="1" w:lastColumn="0" w:oddVBand="0" w:evenVBand="0" w:oddHBand="0" w:evenHBand="0" w:firstRowFirstColumn="0" w:firstRowLastColumn="0" w:lastRowFirstColumn="0" w:lastRowLastColumn="0"/>
            <w:tcW w:w="2322" w:type="dxa"/>
          </w:tcPr>
          <w:p w14:paraId="20EBAA16" w14:textId="77777777" w:rsidR="00074DB1" w:rsidRDefault="00074DB1" w:rsidP="007834CC">
            <w:pPr>
              <w:spacing w:before="0"/>
            </w:pPr>
            <w:r>
              <w:t>Principal Structure</w:t>
            </w:r>
          </w:p>
        </w:tc>
        <w:tc>
          <w:tcPr>
            <w:tcW w:w="1003" w:type="dxa"/>
          </w:tcPr>
          <w:p w14:paraId="0BE8DBC5" w14:textId="5E6FE866" w:rsidR="00074DB1" w:rsidRDefault="00C7577D" w:rsidP="007834CC">
            <w:pPr>
              <w:spacing w:before="0"/>
              <w:jc w:val="center"/>
              <w:cnfStyle w:val="000000000000" w:firstRow="0" w:lastRow="0" w:firstColumn="0" w:lastColumn="0" w:oddVBand="0" w:evenVBand="0" w:oddHBand="0" w:evenHBand="0" w:firstRowFirstColumn="0" w:firstRowLastColumn="0" w:lastRowFirstColumn="0" w:lastRowLastColumn="0"/>
            </w:pPr>
            <w:r>
              <w:t>20*</w:t>
            </w:r>
          </w:p>
        </w:tc>
        <w:tc>
          <w:tcPr>
            <w:tcW w:w="990" w:type="dxa"/>
          </w:tcPr>
          <w:p w14:paraId="7F43DCDE" w14:textId="10AD72D7" w:rsidR="00074DB1" w:rsidRDefault="00C7577D" w:rsidP="007834CC">
            <w:pPr>
              <w:spacing w:before="0"/>
              <w:jc w:val="center"/>
              <w:cnfStyle w:val="000000000000" w:firstRow="0" w:lastRow="0" w:firstColumn="0" w:lastColumn="0" w:oddVBand="0" w:evenVBand="0" w:oddHBand="0" w:evenHBand="0" w:firstRowFirstColumn="0" w:firstRowLastColumn="0" w:lastRowFirstColumn="0" w:lastRowLastColumn="0"/>
            </w:pPr>
            <w:r>
              <w:t>5^</w:t>
            </w:r>
          </w:p>
        </w:tc>
        <w:tc>
          <w:tcPr>
            <w:tcW w:w="1350" w:type="dxa"/>
          </w:tcPr>
          <w:p w14:paraId="697D3BB7" w14:textId="715148E9" w:rsidR="00074DB1" w:rsidRDefault="2369CB2F" w:rsidP="007834CC">
            <w:pPr>
              <w:spacing w:before="0"/>
              <w:jc w:val="center"/>
              <w:cnfStyle w:val="000000000000" w:firstRow="0" w:lastRow="0" w:firstColumn="0" w:lastColumn="0" w:oddVBand="0" w:evenVBand="0" w:oddHBand="0" w:evenHBand="0" w:firstRowFirstColumn="0" w:firstRowLastColumn="0" w:lastRowFirstColumn="0" w:lastRowLastColumn="0"/>
            </w:pPr>
            <w:r>
              <w:t>5</w:t>
            </w:r>
          </w:p>
        </w:tc>
        <w:tc>
          <w:tcPr>
            <w:tcW w:w="1145" w:type="dxa"/>
          </w:tcPr>
          <w:p w14:paraId="0468BA1E" w14:textId="76AE01BB" w:rsidR="00074DB1" w:rsidRDefault="00C7577D" w:rsidP="007834CC">
            <w:pPr>
              <w:spacing w:before="0"/>
              <w:jc w:val="center"/>
              <w:cnfStyle w:val="000000000000" w:firstRow="0" w:lastRow="0" w:firstColumn="0" w:lastColumn="0" w:oddVBand="0" w:evenVBand="0" w:oddHBand="0" w:evenHBand="0" w:firstRowFirstColumn="0" w:firstRowLastColumn="0" w:lastRowFirstColumn="0" w:lastRowLastColumn="0"/>
            </w:pPr>
            <w:r>
              <w:t>10*</w:t>
            </w:r>
          </w:p>
        </w:tc>
        <w:tc>
          <w:tcPr>
            <w:tcW w:w="1285" w:type="dxa"/>
          </w:tcPr>
          <w:p w14:paraId="40B8D42F" w14:textId="26C9C4E8" w:rsidR="00074DB1" w:rsidRDefault="00C7577D" w:rsidP="007834CC">
            <w:pPr>
              <w:spacing w:before="0"/>
              <w:jc w:val="center"/>
              <w:cnfStyle w:val="000000000000" w:firstRow="0" w:lastRow="0" w:firstColumn="0" w:lastColumn="0" w:oddVBand="0" w:evenVBand="0" w:oddHBand="0" w:evenHBand="0" w:firstRowFirstColumn="0" w:firstRowLastColumn="0" w:lastRowFirstColumn="0" w:lastRowLastColumn="0"/>
            </w:pPr>
            <w:r>
              <w:t>24</w:t>
            </w:r>
          </w:p>
        </w:tc>
      </w:tr>
      <w:tr w:rsidR="00074DB1" w14:paraId="039B583B" w14:textId="77777777" w:rsidTr="007834CC">
        <w:tc>
          <w:tcPr>
            <w:cnfStyle w:val="001000000000" w:firstRow="0" w:lastRow="0" w:firstColumn="1" w:lastColumn="0" w:oddVBand="0" w:evenVBand="0" w:oddHBand="0" w:evenHBand="0" w:firstRowFirstColumn="0" w:firstRowLastColumn="0" w:lastRowFirstColumn="0" w:lastRowLastColumn="0"/>
            <w:tcW w:w="2322" w:type="dxa"/>
          </w:tcPr>
          <w:p w14:paraId="578AE32D" w14:textId="77777777" w:rsidR="00074DB1" w:rsidRDefault="00074DB1" w:rsidP="007834CC">
            <w:pPr>
              <w:spacing w:before="0"/>
            </w:pPr>
            <w:r>
              <w:t>Accessory Structure(s)</w:t>
            </w:r>
          </w:p>
        </w:tc>
        <w:tc>
          <w:tcPr>
            <w:tcW w:w="1003" w:type="dxa"/>
          </w:tcPr>
          <w:p w14:paraId="063A2C43" w14:textId="5E9A71E6" w:rsidR="00074DB1" w:rsidRDefault="00C7577D" w:rsidP="007834CC">
            <w:pPr>
              <w:spacing w:before="0"/>
              <w:jc w:val="center"/>
              <w:cnfStyle w:val="000000000000" w:firstRow="0" w:lastRow="0" w:firstColumn="0" w:lastColumn="0" w:oddVBand="0" w:evenVBand="0" w:oddHBand="0" w:evenHBand="0" w:firstRowFirstColumn="0" w:firstRowLastColumn="0" w:lastRowFirstColumn="0" w:lastRowLastColumn="0"/>
            </w:pPr>
            <w:r>
              <w:t>20*</w:t>
            </w:r>
          </w:p>
        </w:tc>
        <w:tc>
          <w:tcPr>
            <w:tcW w:w="990" w:type="dxa"/>
          </w:tcPr>
          <w:p w14:paraId="00C0C3EF" w14:textId="5D79E81A" w:rsidR="00074DB1" w:rsidRDefault="00C7577D" w:rsidP="007834CC">
            <w:pPr>
              <w:spacing w:before="0"/>
              <w:jc w:val="center"/>
              <w:cnfStyle w:val="000000000000" w:firstRow="0" w:lastRow="0" w:firstColumn="0" w:lastColumn="0" w:oddVBand="0" w:evenVBand="0" w:oddHBand="0" w:evenHBand="0" w:firstRowFirstColumn="0" w:firstRowLastColumn="0" w:lastRowFirstColumn="0" w:lastRowLastColumn="0"/>
            </w:pPr>
            <w:r>
              <w:t>5^</w:t>
            </w:r>
          </w:p>
        </w:tc>
        <w:tc>
          <w:tcPr>
            <w:tcW w:w="1350" w:type="dxa"/>
          </w:tcPr>
          <w:p w14:paraId="7E296723" w14:textId="1DAE0251" w:rsidR="00074DB1" w:rsidRDefault="00C7577D" w:rsidP="007834CC">
            <w:pPr>
              <w:spacing w:before="0"/>
              <w:jc w:val="center"/>
              <w:cnfStyle w:val="000000000000" w:firstRow="0" w:lastRow="0" w:firstColumn="0" w:lastColumn="0" w:oddVBand="0" w:evenVBand="0" w:oddHBand="0" w:evenHBand="0" w:firstRowFirstColumn="0" w:firstRowLastColumn="0" w:lastRowFirstColumn="0" w:lastRowLastColumn="0"/>
            </w:pPr>
            <w:r>
              <w:t>5</w:t>
            </w:r>
          </w:p>
        </w:tc>
        <w:tc>
          <w:tcPr>
            <w:tcW w:w="1145" w:type="dxa"/>
          </w:tcPr>
          <w:p w14:paraId="15669637" w14:textId="0BCF036F" w:rsidR="00074DB1" w:rsidRDefault="00C7577D" w:rsidP="007834CC">
            <w:pPr>
              <w:spacing w:before="0"/>
              <w:jc w:val="center"/>
              <w:cnfStyle w:val="000000000000" w:firstRow="0" w:lastRow="0" w:firstColumn="0" w:lastColumn="0" w:oddVBand="0" w:evenVBand="0" w:oddHBand="0" w:evenHBand="0" w:firstRowFirstColumn="0" w:firstRowLastColumn="0" w:lastRowFirstColumn="0" w:lastRowLastColumn="0"/>
            </w:pPr>
            <w:r>
              <w:t>10*</w:t>
            </w:r>
          </w:p>
        </w:tc>
        <w:tc>
          <w:tcPr>
            <w:tcW w:w="1285" w:type="dxa"/>
          </w:tcPr>
          <w:p w14:paraId="1B9D7B99" w14:textId="2F086DF1" w:rsidR="00074DB1" w:rsidRDefault="00C7577D" w:rsidP="007834CC">
            <w:pPr>
              <w:spacing w:before="0"/>
              <w:jc w:val="center"/>
              <w:cnfStyle w:val="000000000000" w:firstRow="0" w:lastRow="0" w:firstColumn="0" w:lastColumn="0" w:oddVBand="0" w:evenVBand="0" w:oddHBand="0" w:evenHBand="0" w:firstRowFirstColumn="0" w:firstRowLastColumn="0" w:lastRowFirstColumn="0" w:lastRowLastColumn="0"/>
            </w:pPr>
            <w:r>
              <w:t>24</w:t>
            </w:r>
          </w:p>
        </w:tc>
      </w:tr>
      <w:tr w:rsidR="00C7577D" w14:paraId="778F0040" w14:textId="77777777" w:rsidTr="007834CC">
        <w:tc>
          <w:tcPr>
            <w:cnfStyle w:val="001000000000" w:firstRow="0" w:lastRow="0" w:firstColumn="1" w:lastColumn="0" w:oddVBand="0" w:evenVBand="0" w:oddHBand="0" w:evenHBand="0" w:firstRowFirstColumn="0" w:firstRowLastColumn="0" w:lastRowFirstColumn="0" w:lastRowLastColumn="0"/>
            <w:tcW w:w="2322" w:type="dxa"/>
            <w:shd w:val="clear" w:color="auto" w:fill="D1D1D1" w:themeFill="background2" w:themeFillShade="E6"/>
          </w:tcPr>
          <w:p w14:paraId="79947305" w14:textId="77777777" w:rsidR="00C7577D" w:rsidRDefault="00C7577D" w:rsidP="007834CC">
            <w:pPr>
              <w:spacing w:before="0"/>
            </w:pPr>
            <w:r>
              <w:t>Key</w:t>
            </w:r>
          </w:p>
        </w:tc>
        <w:tc>
          <w:tcPr>
            <w:tcW w:w="1003" w:type="dxa"/>
            <w:shd w:val="clear" w:color="auto" w:fill="D1D1D1" w:themeFill="background2" w:themeFillShade="E6"/>
          </w:tcPr>
          <w:p w14:paraId="4F0D91BC" w14:textId="6D3BC099" w:rsidR="00C7577D" w:rsidRDefault="00C7577D" w:rsidP="007834CC">
            <w:pPr>
              <w:spacing w:before="0"/>
              <w:jc w:val="center"/>
              <w:cnfStyle w:val="000000000000" w:firstRow="0" w:lastRow="0" w:firstColumn="0" w:lastColumn="0" w:oddVBand="0" w:evenVBand="0" w:oddHBand="0" w:evenHBand="0" w:firstRowFirstColumn="0" w:firstRowLastColumn="0" w:lastRowFirstColumn="0" w:lastRowLastColumn="0"/>
            </w:pPr>
            <w:r>
              <w:t>A</w:t>
            </w:r>
          </w:p>
        </w:tc>
        <w:tc>
          <w:tcPr>
            <w:tcW w:w="990" w:type="dxa"/>
            <w:shd w:val="clear" w:color="auto" w:fill="D1D1D1" w:themeFill="background2" w:themeFillShade="E6"/>
          </w:tcPr>
          <w:p w14:paraId="569CA9FE" w14:textId="2858918A" w:rsidR="00C7577D" w:rsidRDefault="00C7577D" w:rsidP="007834CC">
            <w:pPr>
              <w:spacing w:before="0"/>
              <w:jc w:val="center"/>
              <w:cnfStyle w:val="000000000000" w:firstRow="0" w:lastRow="0" w:firstColumn="0" w:lastColumn="0" w:oddVBand="0" w:evenVBand="0" w:oddHBand="0" w:evenHBand="0" w:firstRowFirstColumn="0" w:firstRowLastColumn="0" w:lastRowFirstColumn="0" w:lastRowLastColumn="0"/>
            </w:pPr>
            <w:r>
              <w:t>B</w:t>
            </w:r>
          </w:p>
        </w:tc>
        <w:tc>
          <w:tcPr>
            <w:tcW w:w="1350" w:type="dxa"/>
            <w:shd w:val="clear" w:color="auto" w:fill="D1D1D1" w:themeFill="background2" w:themeFillShade="E6"/>
          </w:tcPr>
          <w:p w14:paraId="5332672A" w14:textId="68D41A72" w:rsidR="00C7577D" w:rsidRDefault="00C7577D" w:rsidP="007834CC">
            <w:pPr>
              <w:spacing w:before="0"/>
              <w:jc w:val="center"/>
              <w:cnfStyle w:val="000000000000" w:firstRow="0" w:lastRow="0" w:firstColumn="0" w:lastColumn="0" w:oddVBand="0" w:evenVBand="0" w:oddHBand="0" w:evenHBand="0" w:firstRowFirstColumn="0" w:firstRowLastColumn="0" w:lastRowFirstColumn="0" w:lastRowLastColumn="0"/>
            </w:pPr>
            <w:r>
              <w:t>C</w:t>
            </w:r>
          </w:p>
        </w:tc>
        <w:tc>
          <w:tcPr>
            <w:tcW w:w="1145" w:type="dxa"/>
            <w:shd w:val="clear" w:color="auto" w:fill="D1D1D1" w:themeFill="background2" w:themeFillShade="E6"/>
          </w:tcPr>
          <w:p w14:paraId="4FAC93B1" w14:textId="2C0773E9" w:rsidR="00C7577D" w:rsidRDefault="00C7577D" w:rsidP="007834CC">
            <w:pPr>
              <w:spacing w:before="0"/>
              <w:jc w:val="center"/>
              <w:cnfStyle w:val="000000000000" w:firstRow="0" w:lastRow="0" w:firstColumn="0" w:lastColumn="0" w:oddVBand="0" w:evenVBand="0" w:oddHBand="0" w:evenHBand="0" w:firstRowFirstColumn="0" w:firstRowLastColumn="0" w:lastRowFirstColumn="0" w:lastRowLastColumn="0"/>
            </w:pPr>
            <w:r>
              <w:t>D</w:t>
            </w:r>
          </w:p>
        </w:tc>
        <w:tc>
          <w:tcPr>
            <w:tcW w:w="1285" w:type="dxa"/>
            <w:shd w:val="clear" w:color="auto" w:fill="D1D1D1" w:themeFill="background2" w:themeFillShade="E6"/>
          </w:tcPr>
          <w:p w14:paraId="2AAADA8C" w14:textId="34F68C15" w:rsidR="00C7577D" w:rsidRDefault="00C7577D" w:rsidP="007834CC">
            <w:pPr>
              <w:spacing w:before="0"/>
              <w:jc w:val="center"/>
              <w:cnfStyle w:val="000000000000" w:firstRow="0" w:lastRow="0" w:firstColumn="0" w:lastColumn="0" w:oddVBand="0" w:evenVBand="0" w:oddHBand="0" w:evenHBand="0" w:firstRowFirstColumn="0" w:firstRowLastColumn="0" w:lastRowFirstColumn="0" w:lastRowLastColumn="0"/>
            </w:pPr>
            <w:r>
              <w:t>E</w:t>
            </w:r>
          </w:p>
        </w:tc>
      </w:tr>
    </w:tbl>
    <w:p w14:paraId="33F30DB6" w14:textId="6D2E0519" w:rsidR="007834CC" w:rsidRPr="004A0C11" w:rsidRDefault="007834CC" w:rsidP="007834CC">
      <w:pPr>
        <w:spacing w:before="0" w:after="0"/>
        <w:rPr>
          <w:sz w:val="16"/>
          <w:szCs w:val="16"/>
        </w:rPr>
      </w:pPr>
      <w:r>
        <w:rPr>
          <w:sz w:val="16"/>
          <w:szCs w:val="16"/>
        </w:rPr>
        <w:t>^Setback increases to 20 feet if abutting a residential zoning district or lot with an established residential use.</w:t>
      </w:r>
    </w:p>
    <w:p w14:paraId="0E61D0F1" w14:textId="77777777" w:rsidR="007834CC" w:rsidRPr="004A0C11" w:rsidRDefault="007834CC" w:rsidP="007834CC">
      <w:pPr>
        <w:spacing w:before="0" w:after="0"/>
        <w:rPr>
          <w:sz w:val="16"/>
          <w:szCs w:val="16"/>
        </w:rPr>
      </w:pPr>
      <w:r>
        <w:rPr>
          <w:sz w:val="16"/>
          <w:szCs w:val="16"/>
        </w:rPr>
        <w:t>*Street frontage type may dictate a reduced setback; refer to Article 18 for additional detail.</w:t>
      </w:r>
    </w:p>
    <w:p w14:paraId="224FA35A" w14:textId="5017C914" w:rsidR="005B0EB2" w:rsidRDefault="005B0EB2" w:rsidP="00074DB1"/>
    <w:p w14:paraId="29741974" w14:textId="028B9AA3" w:rsidR="007834CC" w:rsidRPr="00775171" w:rsidRDefault="007834CC" w:rsidP="007834CC">
      <w:pPr>
        <w:pStyle w:val="ListParagraph"/>
        <w:numPr>
          <w:ilvl w:val="0"/>
          <w:numId w:val="15"/>
        </w:numPr>
        <w:rPr>
          <w:b/>
          <w:bCs/>
        </w:rPr>
      </w:pPr>
      <w:r>
        <w:rPr>
          <w:b/>
          <w:bCs/>
        </w:rPr>
        <w:t xml:space="preserve">Table 5.04.04 Build-to Zone. </w:t>
      </w:r>
      <w:r>
        <w:rPr>
          <w:b/>
          <w:bCs/>
          <w:i/>
          <w:iCs/>
        </w:rPr>
        <w:t>(Figure 5.04.02 Setbacks and Build-To Zones)</w:t>
      </w:r>
    </w:p>
    <w:p w14:paraId="66012FC9" w14:textId="7D5C60C7" w:rsidR="007834CC" w:rsidRPr="002F144C" w:rsidRDefault="007834CC" w:rsidP="007834CC">
      <w:pPr>
        <w:pStyle w:val="ListParagraph"/>
        <w:rPr>
          <w:b/>
          <w:bCs/>
        </w:rPr>
      </w:pPr>
      <w:r>
        <w:t>There is no build-to zone established or regulated in the CH district.</w:t>
      </w:r>
    </w:p>
    <w:tbl>
      <w:tblPr>
        <w:tblStyle w:val="GridTable1Light"/>
        <w:tblW w:w="6168" w:type="dxa"/>
        <w:tblInd w:w="757" w:type="dxa"/>
        <w:tblLook w:val="04A0" w:firstRow="1" w:lastRow="0" w:firstColumn="1" w:lastColumn="0" w:noHBand="0" w:noVBand="1"/>
      </w:tblPr>
      <w:tblGrid>
        <w:gridCol w:w="2325"/>
        <w:gridCol w:w="963"/>
        <w:gridCol w:w="852"/>
        <w:gridCol w:w="1128"/>
        <w:gridCol w:w="900"/>
      </w:tblGrid>
      <w:tr w:rsidR="007834CC" w14:paraId="4D3E5C55" w14:textId="77777777" w:rsidTr="00C502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5" w:type="dxa"/>
          </w:tcPr>
          <w:p w14:paraId="56931825" w14:textId="77777777" w:rsidR="007834CC" w:rsidRDefault="007834CC" w:rsidP="00C50269">
            <w:pPr>
              <w:spacing w:before="0"/>
            </w:pPr>
          </w:p>
        </w:tc>
        <w:tc>
          <w:tcPr>
            <w:tcW w:w="963" w:type="dxa"/>
            <w:vAlign w:val="center"/>
          </w:tcPr>
          <w:p w14:paraId="64123362" w14:textId="77777777" w:rsidR="007834CC" w:rsidRDefault="007834CC" w:rsidP="00C50269">
            <w:pPr>
              <w:spacing w:before="0"/>
              <w:jc w:val="center"/>
              <w:cnfStyle w:val="100000000000" w:firstRow="1" w:lastRow="0" w:firstColumn="0" w:lastColumn="0" w:oddVBand="0" w:evenVBand="0" w:oddHBand="0" w:evenHBand="0" w:firstRowFirstColumn="0" w:firstRowLastColumn="0" w:lastRowFirstColumn="0" w:lastRowLastColumn="0"/>
            </w:pPr>
            <w:r>
              <w:t>Front (%)</w:t>
            </w:r>
          </w:p>
        </w:tc>
        <w:tc>
          <w:tcPr>
            <w:tcW w:w="852" w:type="dxa"/>
            <w:shd w:val="clear" w:color="auto" w:fill="F2F2F2" w:themeFill="background1" w:themeFillShade="F2"/>
            <w:vAlign w:val="center"/>
          </w:tcPr>
          <w:p w14:paraId="294A1EAE" w14:textId="77777777" w:rsidR="007834CC" w:rsidRDefault="007834CC" w:rsidP="00C50269">
            <w:pPr>
              <w:spacing w:before="0"/>
              <w:jc w:val="center"/>
              <w:cnfStyle w:val="100000000000" w:firstRow="1" w:lastRow="0" w:firstColumn="0" w:lastColumn="0" w:oddVBand="0" w:evenVBand="0" w:oddHBand="0" w:evenHBand="0" w:firstRowFirstColumn="0" w:firstRowLastColumn="0" w:lastRowFirstColumn="0" w:lastRowLastColumn="0"/>
            </w:pPr>
            <w:r>
              <w:t>Key</w:t>
            </w:r>
          </w:p>
        </w:tc>
        <w:tc>
          <w:tcPr>
            <w:tcW w:w="1128" w:type="dxa"/>
            <w:vAlign w:val="center"/>
          </w:tcPr>
          <w:p w14:paraId="1B87B827" w14:textId="77777777" w:rsidR="007834CC" w:rsidRDefault="007834CC" w:rsidP="00C50269">
            <w:pPr>
              <w:spacing w:before="0"/>
              <w:jc w:val="center"/>
              <w:cnfStyle w:val="100000000000" w:firstRow="1" w:lastRow="0" w:firstColumn="0" w:lastColumn="0" w:oddVBand="0" w:evenVBand="0" w:oddHBand="0" w:evenHBand="0" w:firstRowFirstColumn="0" w:firstRowLastColumn="0" w:lastRowFirstColumn="0" w:lastRowLastColumn="0"/>
            </w:pPr>
            <w:r>
              <w:t>Side Street (%)</w:t>
            </w:r>
          </w:p>
        </w:tc>
        <w:tc>
          <w:tcPr>
            <w:tcW w:w="900" w:type="dxa"/>
            <w:shd w:val="clear" w:color="auto" w:fill="F2F2F2" w:themeFill="background1" w:themeFillShade="F2"/>
            <w:vAlign w:val="center"/>
          </w:tcPr>
          <w:p w14:paraId="40B079D3" w14:textId="77777777" w:rsidR="007834CC" w:rsidRDefault="007834CC" w:rsidP="00C50269">
            <w:pPr>
              <w:spacing w:before="0"/>
              <w:jc w:val="center"/>
              <w:cnfStyle w:val="100000000000" w:firstRow="1" w:lastRow="0" w:firstColumn="0" w:lastColumn="0" w:oddVBand="0" w:evenVBand="0" w:oddHBand="0" w:evenHBand="0" w:firstRowFirstColumn="0" w:firstRowLastColumn="0" w:lastRowFirstColumn="0" w:lastRowLastColumn="0"/>
            </w:pPr>
            <w:r>
              <w:t>Key</w:t>
            </w:r>
          </w:p>
        </w:tc>
      </w:tr>
      <w:tr w:rsidR="007834CC" w14:paraId="20C8362F" w14:textId="77777777" w:rsidTr="00C50269">
        <w:tc>
          <w:tcPr>
            <w:cnfStyle w:val="001000000000" w:firstRow="0" w:lastRow="0" w:firstColumn="1" w:lastColumn="0" w:oddVBand="0" w:evenVBand="0" w:oddHBand="0" w:evenHBand="0" w:firstRowFirstColumn="0" w:firstRowLastColumn="0" w:lastRowFirstColumn="0" w:lastRowLastColumn="0"/>
            <w:tcW w:w="2325" w:type="dxa"/>
          </w:tcPr>
          <w:p w14:paraId="6C690A0F" w14:textId="15C39ABE" w:rsidR="007834CC" w:rsidRDefault="007834CC" w:rsidP="00C50269">
            <w:pPr>
              <w:spacing w:before="0"/>
            </w:pPr>
            <w:r>
              <w:t>Principal Structure</w:t>
            </w:r>
          </w:p>
        </w:tc>
        <w:tc>
          <w:tcPr>
            <w:tcW w:w="963" w:type="dxa"/>
            <w:vAlign w:val="center"/>
          </w:tcPr>
          <w:p w14:paraId="14B3D1D8" w14:textId="77777777" w:rsidR="007834CC" w:rsidRDefault="007834CC" w:rsidP="00C50269">
            <w:pPr>
              <w:spacing w:before="0"/>
              <w:jc w:val="center"/>
              <w:cnfStyle w:val="000000000000" w:firstRow="0" w:lastRow="0" w:firstColumn="0" w:lastColumn="0" w:oddVBand="0" w:evenVBand="0" w:oddHBand="0" w:evenHBand="0" w:firstRowFirstColumn="0" w:firstRowLastColumn="0" w:lastRowFirstColumn="0" w:lastRowLastColumn="0"/>
            </w:pPr>
            <w:r>
              <w:t>n/a</w:t>
            </w:r>
          </w:p>
        </w:tc>
        <w:tc>
          <w:tcPr>
            <w:tcW w:w="852" w:type="dxa"/>
            <w:shd w:val="clear" w:color="auto" w:fill="F2F2F2" w:themeFill="background1" w:themeFillShade="F2"/>
            <w:vAlign w:val="center"/>
          </w:tcPr>
          <w:p w14:paraId="518610A0" w14:textId="77777777" w:rsidR="007834CC" w:rsidRDefault="007834CC" w:rsidP="00C50269">
            <w:pPr>
              <w:spacing w:before="0"/>
              <w:jc w:val="center"/>
              <w:cnfStyle w:val="000000000000" w:firstRow="0" w:lastRow="0" w:firstColumn="0" w:lastColumn="0" w:oddVBand="0" w:evenVBand="0" w:oddHBand="0" w:evenHBand="0" w:firstRowFirstColumn="0" w:firstRowLastColumn="0" w:lastRowFirstColumn="0" w:lastRowLastColumn="0"/>
            </w:pPr>
            <w:r>
              <w:t>F</w:t>
            </w:r>
          </w:p>
        </w:tc>
        <w:tc>
          <w:tcPr>
            <w:tcW w:w="1128" w:type="dxa"/>
            <w:vAlign w:val="center"/>
          </w:tcPr>
          <w:p w14:paraId="1F38BD11" w14:textId="77777777" w:rsidR="007834CC" w:rsidRDefault="007834CC" w:rsidP="00C50269">
            <w:pPr>
              <w:spacing w:before="0"/>
              <w:jc w:val="center"/>
              <w:cnfStyle w:val="000000000000" w:firstRow="0" w:lastRow="0" w:firstColumn="0" w:lastColumn="0" w:oddVBand="0" w:evenVBand="0" w:oddHBand="0" w:evenHBand="0" w:firstRowFirstColumn="0" w:firstRowLastColumn="0" w:lastRowFirstColumn="0" w:lastRowLastColumn="0"/>
            </w:pPr>
            <w:r>
              <w:t>n/a</w:t>
            </w:r>
          </w:p>
        </w:tc>
        <w:tc>
          <w:tcPr>
            <w:tcW w:w="900" w:type="dxa"/>
            <w:shd w:val="clear" w:color="auto" w:fill="F2F2F2" w:themeFill="background1" w:themeFillShade="F2"/>
            <w:vAlign w:val="center"/>
          </w:tcPr>
          <w:p w14:paraId="5EBA0114" w14:textId="77777777" w:rsidR="007834CC" w:rsidRDefault="007834CC" w:rsidP="00C50269">
            <w:pPr>
              <w:spacing w:before="0"/>
              <w:jc w:val="center"/>
              <w:cnfStyle w:val="000000000000" w:firstRow="0" w:lastRow="0" w:firstColumn="0" w:lastColumn="0" w:oddVBand="0" w:evenVBand="0" w:oddHBand="0" w:evenHBand="0" w:firstRowFirstColumn="0" w:firstRowLastColumn="0" w:lastRowFirstColumn="0" w:lastRowLastColumn="0"/>
            </w:pPr>
            <w:r>
              <w:t>G</w:t>
            </w:r>
          </w:p>
        </w:tc>
      </w:tr>
      <w:tr w:rsidR="007834CC" w14:paraId="2672010A" w14:textId="77777777" w:rsidTr="00C50269">
        <w:tc>
          <w:tcPr>
            <w:cnfStyle w:val="001000000000" w:firstRow="0" w:lastRow="0" w:firstColumn="1" w:lastColumn="0" w:oddVBand="0" w:evenVBand="0" w:oddHBand="0" w:evenHBand="0" w:firstRowFirstColumn="0" w:firstRowLastColumn="0" w:lastRowFirstColumn="0" w:lastRowLastColumn="0"/>
            <w:tcW w:w="2325" w:type="dxa"/>
            <w:vAlign w:val="center"/>
          </w:tcPr>
          <w:p w14:paraId="3BD35B5A" w14:textId="77777777" w:rsidR="007834CC" w:rsidRDefault="007834CC" w:rsidP="00C50269">
            <w:pPr>
              <w:spacing w:before="0"/>
            </w:pPr>
            <w:r>
              <w:t>Accessory Structure(s)</w:t>
            </w:r>
          </w:p>
        </w:tc>
        <w:tc>
          <w:tcPr>
            <w:tcW w:w="963" w:type="dxa"/>
            <w:vAlign w:val="center"/>
          </w:tcPr>
          <w:p w14:paraId="366460F7" w14:textId="77777777" w:rsidR="007834CC" w:rsidRDefault="007834CC" w:rsidP="00C50269">
            <w:pPr>
              <w:spacing w:before="0"/>
              <w:jc w:val="center"/>
              <w:cnfStyle w:val="000000000000" w:firstRow="0" w:lastRow="0" w:firstColumn="0" w:lastColumn="0" w:oddVBand="0" w:evenVBand="0" w:oddHBand="0" w:evenHBand="0" w:firstRowFirstColumn="0" w:firstRowLastColumn="0" w:lastRowFirstColumn="0" w:lastRowLastColumn="0"/>
            </w:pPr>
            <w:r>
              <w:t>n/a</w:t>
            </w:r>
          </w:p>
        </w:tc>
        <w:tc>
          <w:tcPr>
            <w:tcW w:w="852" w:type="dxa"/>
            <w:shd w:val="clear" w:color="auto" w:fill="F2F2F2" w:themeFill="background1" w:themeFillShade="F2"/>
            <w:vAlign w:val="center"/>
          </w:tcPr>
          <w:p w14:paraId="12048DBF" w14:textId="77777777" w:rsidR="007834CC" w:rsidRDefault="007834CC" w:rsidP="00C50269">
            <w:pPr>
              <w:spacing w:before="0"/>
              <w:jc w:val="center"/>
              <w:cnfStyle w:val="000000000000" w:firstRow="0" w:lastRow="0" w:firstColumn="0" w:lastColumn="0" w:oddVBand="0" w:evenVBand="0" w:oddHBand="0" w:evenHBand="0" w:firstRowFirstColumn="0" w:firstRowLastColumn="0" w:lastRowFirstColumn="0" w:lastRowLastColumn="0"/>
            </w:pPr>
            <w:r>
              <w:t>F</w:t>
            </w:r>
          </w:p>
        </w:tc>
        <w:tc>
          <w:tcPr>
            <w:tcW w:w="1128" w:type="dxa"/>
            <w:vAlign w:val="center"/>
          </w:tcPr>
          <w:p w14:paraId="510E2F1C" w14:textId="77777777" w:rsidR="007834CC" w:rsidRDefault="007834CC" w:rsidP="00C50269">
            <w:pPr>
              <w:spacing w:before="0"/>
              <w:jc w:val="center"/>
              <w:cnfStyle w:val="000000000000" w:firstRow="0" w:lastRow="0" w:firstColumn="0" w:lastColumn="0" w:oddVBand="0" w:evenVBand="0" w:oddHBand="0" w:evenHBand="0" w:firstRowFirstColumn="0" w:firstRowLastColumn="0" w:lastRowFirstColumn="0" w:lastRowLastColumn="0"/>
            </w:pPr>
            <w:r>
              <w:t>n/a</w:t>
            </w:r>
          </w:p>
        </w:tc>
        <w:tc>
          <w:tcPr>
            <w:tcW w:w="900" w:type="dxa"/>
            <w:shd w:val="clear" w:color="auto" w:fill="F2F2F2" w:themeFill="background1" w:themeFillShade="F2"/>
          </w:tcPr>
          <w:p w14:paraId="53BE9946" w14:textId="77777777" w:rsidR="007834CC" w:rsidRDefault="007834CC" w:rsidP="00C50269">
            <w:pPr>
              <w:spacing w:before="0"/>
              <w:jc w:val="center"/>
              <w:cnfStyle w:val="000000000000" w:firstRow="0" w:lastRow="0" w:firstColumn="0" w:lastColumn="0" w:oddVBand="0" w:evenVBand="0" w:oddHBand="0" w:evenHBand="0" w:firstRowFirstColumn="0" w:firstRowLastColumn="0" w:lastRowFirstColumn="0" w:lastRowLastColumn="0"/>
            </w:pPr>
            <w:r>
              <w:t>G</w:t>
            </w:r>
          </w:p>
        </w:tc>
      </w:tr>
    </w:tbl>
    <w:p w14:paraId="12780B04" w14:textId="77777777" w:rsidR="007834CC" w:rsidRDefault="007834CC" w:rsidP="00951C80">
      <w:pPr>
        <w:pStyle w:val="ListParagraph"/>
        <w:rPr>
          <w:b/>
          <w:bCs/>
        </w:rPr>
      </w:pPr>
    </w:p>
    <w:p w14:paraId="3FF863D2" w14:textId="7F018827" w:rsidR="00074DB1" w:rsidRPr="00757899" w:rsidRDefault="00951C80" w:rsidP="00074DB1">
      <w:pPr>
        <w:pStyle w:val="ListParagraph"/>
        <w:numPr>
          <w:ilvl w:val="0"/>
          <w:numId w:val="15"/>
        </w:numPr>
        <w:rPr>
          <w:b/>
          <w:bCs/>
        </w:rPr>
      </w:pPr>
      <w:r>
        <w:rPr>
          <w:b/>
          <w:bCs/>
        </w:rPr>
        <w:lastRenderedPageBreak/>
        <w:t xml:space="preserve">Table 5.04.05 Building Height. </w:t>
      </w:r>
      <w:r>
        <w:rPr>
          <w:b/>
          <w:bCs/>
          <w:i/>
          <w:iCs/>
        </w:rPr>
        <w:t>(Figure 5.04.03 Building Height)</w:t>
      </w:r>
    </w:p>
    <w:tbl>
      <w:tblPr>
        <w:tblStyle w:val="GridTable1Light"/>
        <w:tblW w:w="6494" w:type="dxa"/>
        <w:tblInd w:w="607" w:type="dxa"/>
        <w:tblLook w:val="04A0" w:firstRow="1" w:lastRow="0" w:firstColumn="1" w:lastColumn="0" w:noHBand="0" w:noVBand="1"/>
      </w:tblPr>
      <w:tblGrid>
        <w:gridCol w:w="2361"/>
        <w:gridCol w:w="1144"/>
        <w:gridCol w:w="727"/>
        <w:gridCol w:w="1613"/>
        <w:gridCol w:w="649"/>
      </w:tblGrid>
      <w:tr w:rsidR="00074DB1" w14:paraId="1EAAD063" w14:textId="77777777" w:rsidTr="00951C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1" w:type="dxa"/>
          </w:tcPr>
          <w:p w14:paraId="371A43A9" w14:textId="77777777" w:rsidR="00074DB1" w:rsidRDefault="00074DB1" w:rsidP="00951C80">
            <w:pPr>
              <w:spacing w:before="0"/>
            </w:pPr>
          </w:p>
        </w:tc>
        <w:tc>
          <w:tcPr>
            <w:tcW w:w="1144" w:type="dxa"/>
          </w:tcPr>
          <w:p w14:paraId="05A2721B" w14:textId="77777777" w:rsidR="00074DB1" w:rsidRDefault="00074DB1" w:rsidP="00951C80">
            <w:pPr>
              <w:spacing w:before="0"/>
              <w:jc w:val="center"/>
              <w:cnfStyle w:val="100000000000" w:firstRow="1" w:lastRow="0" w:firstColumn="0" w:lastColumn="0" w:oddVBand="0" w:evenVBand="0" w:oddHBand="0" w:evenHBand="0" w:firstRowFirstColumn="0" w:firstRowLastColumn="0" w:lastRowFirstColumn="0" w:lastRowLastColumn="0"/>
            </w:pPr>
            <w:r>
              <w:t>Max Height (ft)</w:t>
            </w:r>
          </w:p>
        </w:tc>
        <w:tc>
          <w:tcPr>
            <w:tcW w:w="727" w:type="dxa"/>
            <w:shd w:val="clear" w:color="auto" w:fill="F2F2F2" w:themeFill="background1" w:themeFillShade="F2"/>
          </w:tcPr>
          <w:p w14:paraId="440022C4" w14:textId="77777777" w:rsidR="00074DB1" w:rsidRDefault="00074DB1" w:rsidP="00951C80">
            <w:pPr>
              <w:spacing w:before="0"/>
              <w:jc w:val="center"/>
              <w:cnfStyle w:val="100000000000" w:firstRow="1" w:lastRow="0" w:firstColumn="0" w:lastColumn="0" w:oddVBand="0" w:evenVBand="0" w:oddHBand="0" w:evenHBand="0" w:firstRowFirstColumn="0" w:firstRowLastColumn="0" w:lastRowFirstColumn="0" w:lastRowLastColumn="0"/>
            </w:pPr>
            <w:r>
              <w:t>Key</w:t>
            </w:r>
          </w:p>
        </w:tc>
        <w:tc>
          <w:tcPr>
            <w:tcW w:w="1613" w:type="dxa"/>
          </w:tcPr>
          <w:p w14:paraId="54429271" w14:textId="01670EAF" w:rsidR="00074DB1" w:rsidRDefault="00074DB1" w:rsidP="00951C80">
            <w:pPr>
              <w:spacing w:before="0"/>
              <w:jc w:val="center"/>
              <w:cnfStyle w:val="100000000000" w:firstRow="1" w:lastRow="0" w:firstColumn="0" w:lastColumn="0" w:oddVBand="0" w:evenVBand="0" w:oddHBand="0" w:evenHBand="0" w:firstRowFirstColumn="0" w:firstRowLastColumn="0" w:lastRowFirstColumn="0" w:lastRowLastColumn="0"/>
            </w:pPr>
            <w:r>
              <w:t>Max. Height, First Story (ft)</w:t>
            </w:r>
          </w:p>
        </w:tc>
        <w:tc>
          <w:tcPr>
            <w:tcW w:w="649" w:type="dxa"/>
            <w:shd w:val="clear" w:color="auto" w:fill="F2F2F2" w:themeFill="background1" w:themeFillShade="F2"/>
          </w:tcPr>
          <w:p w14:paraId="18F8DFB5" w14:textId="77777777" w:rsidR="00074DB1" w:rsidRDefault="00074DB1" w:rsidP="00951C80">
            <w:pPr>
              <w:spacing w:before="0"/>
              <w:jc w:val="center"/>
              <w:cnfStyle w:val="100000000000" w:firstRow="1" w:lastRow="0" w:firstColumn="0" w:lastColumn="0" w:oddVBand="0" w:evenVBand="0" w:oddHBand="0" w:evenHBand="0" w:firstRowFirstColumn="0" w:firstRowLastColumn="0" w:lastRowFirstColumn="0" w:lastRowLastColumn="0"/>
            </w:pPr>
            <w:r>
              <w:t>Key</w:t>
            </w:r>
          </w:p>
        </w:tc>
      </w:tr>
      <w:tr w:rsidR="00C7577D" w14:paraId="48E657F6" w14:textId="77777777" w:rsidTr="00951C80">
        <w:tc>
          <w:tcPr>
            <w:cnfStyle w:val="001000000000" w:firstRow="0" w:lastRow="0" w:firstColumn="1" w:lastColumn="0" w:oddVBand="0" w:evenVBand="0" w:oddHBand="0" w:evenHBand="0" w:firstRowFirstColumn="0" w:firstRowLastColumn="0" w:lastRowFirstColumn="0" w:lastRowLastColumn="0"/>
            <w:tcW w:w="2361" w:type="dxa"/>
          </w:tcPr>
          <w:p w14:paraId="1A093132" w14:textId="77777777" w:rsidR="00C7577D" w:rsidRDefault="00C7577D" w:rsidP="00951C80">
            <w:pPr>
              <w:spacing w:before="0"/>
            </w:pPr>
            <w:r>
              <w:t>Principal Structure</w:t>
            </w:r>
          </w:p>
        </w:tc>
        <w:tc>
          <w:tcPr>
            <w:tcW w:w="1144" w:type="dxa"/>
          </w:tcPr>
          <w:p w14:paraId="6DB10CB9" w14:textId="3C4FC881" w:rsidR="00C7577D" w:rsidRDefault="0048B77A" w:rsidP="00951C80">
            <w:pPr>
              <w:spacing w:before="0"/>
              <w:jc w:val="center"/>
              <w:cnfStyle w:val="000000000000" w:firstRow="0" w:lastRow="0" w:firstColumn="0" w:lastColumn="0" w:oddVBand="0" w:evenVBand="0" w:oddHBand="0" w:evenHBand="0" w:firstRowFirstColumn="0" w:firstRowLastColumn="0" w:lastRowFirstColumn="0" w:lastRowLastColumn="0"/>
            </w:pPr>
            <w:r>
              <w:t>60</w:t>
            </w:r>
          </w:p>
        </w:tc>
        <w:tc>
          <w:tcPr>
            <w:tcW w:w="727" w:type="dxa"/>
            <w:shd w:val="clear" w:color="auto" w:fill="F2F2F2" w:themeFill="background1" w:themeFillShade="F2"/>
          </w:tcPr>
          <w:p w14:paraId="3C4212F0" w14:textId="2BFBCE06" w:rsidR="00C7577D" w:rsidRDefault="701E77CE">
            <w:pPr>
              <w:spacing w:before="0"/>
              <w:jc w:val="center"/>
              <w:cnfStyle w:val="000000000000" w:firstRow="0" w:lastRow="0" w:firstColumn="0" w:lastColumn="0" w:oddVBand="0" w:evenVBand="0" w:oddHBand="0" w:evenHBand="0" w:firstRowFirstColumn="0" w:firstRowLastColumn="0" w:lastRowFirstColumn="0" w:lastRowLastColumn="0"/>
              <w:pPrChange w:id="2" w:author="allison@orionplanningdesign.com" w:date="2026-03-06T17:05:00Z">
                <w:pPr>
                  <w:cnfStyle w:val="000000000000" w:firstRow="0" w:lastRow="0" w:firstColumn="0" w:lastColumn="0" w:oddVBand="0" w:evenVBand="0" w:oddHBand="0" w:evenHBand="0" w:firstRowFirstColumn="0" w:firstRowLastColumn="0" w:lastRowFirstColumn="0" w:lastRowLastColumn="0"/>
                </w:pPr>
              </w:pPrChange>
            </w:pPr>
            <w:r>
              <w:t>A</w:t>
            </w:r>
          </w:p>
        </w:tc>
        <w:tc>
          <w:tcPr>
            <w:tcW w:w="1613" w:type="dxa"/>
          </w:tcPr>
          <w:p w14:paraId="4DDD5315" w14:textId="6DCDAF11" w:rsidR="00C7577D" w:rsidRDefault="00C7577D" w:rsidP="00951C80">
            <w:pPr>
              <w:spacing w:before="0"/>
              <w:jc w:val="center"/>
              <w:cnfStyle w:val="000000000000" w:firstRow="0" w:lastRow="0" w:firstColumn="0" w:lastColumn="0" w:oddVBand="0" w:evenVBand="0" w:oddHBand="0" w:evenHBand="0" w:firstRowFirstColumn="0" w:firstRowLastColumn="0" w:lastRowFirstColumn="0" w:lastRowLastColumn="0"/>
            </w:pPr>
            <w:r>
              <w:t>n/a</w:t>
            </w:r>
          </w:p>
        </w:tc>
        <w:tc>
          <w:tcPr>
            <w:tcW w:w="649" w:type="dxa"/>
            <w:shd w:val="clear" w:color="auto" w:fill="F2F2F2" w:themeFill="background1" w:themeFillShade="F2"/>
          </w:tcPr>
          <w:p w14:paraId="3EC93AEC" w14:textId="06C20395" w:rsidR="00C7577D" w:rsidRDefault="00C7577D" w:rsidP="00951C80">
            <w:pPr>
              <w:spacing w:before="0"/>
              <w:jc w:val="center"/>
              <w:cnfStyle w:val="000000000000" w:firstRow="0" w:lastRow="0" w:firstColumn="0" w:lastColumn="0" w:oddVBand="0" w:evenVBand="0" w:oddHBand="0" w:evenHBand="0" w:firstRowFirstColumn="0" w:firstRowLastColumn="0" w:lastRowFirstColumn="0" w:lastRowLastColumn="0"/>
            </w:pPr>
            <w:r>
              <w:t>B</w:t>
            </w:r>
          </w:p>
        </w:tc>
      </w:tr>
      <w:tr w:rsidR="00C7577D" w14:paraId="1306C543" w14:textId="77777777" w:rsidTr="00951C80">
        <w:tc>
          <w:tcPr>
            <w:cnfStyle w:val="001000000000" w:firstRow="0" w:lastRow="0" w:firstColumn="1" w:lastColumn="0" w:oddVBand="0" w:evenVBand="0" w:oddHBand="0" w:evenHBand="0" w:firstRowFirstColumn="0" w:firstRowLastColumn="0" w:lastRowFirstColumn="0" w:lastRowLastColumn="0"/>
            <w:tcW w:w="2361" w:type="dxa"/>
          </w:tcPr>
          <w:p w14:paraId="47C9453E" w14:textId="77777777" w:rsidR="00C7577D" w:rsidRDefault="00C7577D" w:rsidP="00951C80">
            <w:pPr>
              <w:spacing w:before="0"/>
            </w:pPr>
            <w:r>
              <w:t>Accessory Structure(s)</w:t>
            </w:r>
          </w:p>
        </w:tc>
        <w:tc>
          <w:tcPr>
            <w:tcW w:w="1144" w:type="dxa"/>
          </w:tcPr>
          <w:p w14:paraId="0F72434D" w14:textId="18E8A199" w:rsidR="00C7577D" w:rsidRDefault="00F3607B" w:rsidP="00951C80">
            <w:pPr>
              <w:spacing w:before="0"/>
              <w:jc w:val="center"/>
              <w:cnfStyle w:val="000000000000" w:firstRow="0" w:lastRow="0" w:firstColumn="0" w:lastColumn="0" w:oddVBand="0" w:evenVBand="0" w:oddHBand="0" w:evenHBand="0" w:firstRowFirstColumn="0" w:firstRowLastColumn="0" w:lastRowFirstColumn="0" w:lastRowLastColumn="0"/>
            </w:pPr>
            <w:r>
              <w:t>25</w:t>
            </w:r>
          </w:p>
        </w:tc>
        <w:tc>
          <w:tcPr>
            <w:tcW w:w="727" w:type="dxa"/>
            <w:shd w:val="clear" w:color="auto" w:fill="F2F2F2" w:themeFill="background1" w:themeFillShade="F2"/>
          </w:tcPr>
          <w:p w14:paraId="2D8CAA67" w14:textId="73BD5798" w:rsidR="00C7577D" w:rsidRDefault="00C7577D" w:rsidP="00951C80">
            <w:pPr>
              <w:spacing w:before="0"/>
              <w:jc w:val="center"/>
              <w:cnfStyle w:val="000000000000" w:firstRow="0" w:lastRow="0" w:firstColumn="0" w:lastColumn="0" w:oddVBand="0" w:evenVBand="0" w:oddHBand="0" w:evenHBand="0" w:firstRowFirstColumn="0" w:firstRowLastColumn="0" w:lastRowFirstColumn="0" w:lastRowLastColumn="0"/>
            </w:pPr>
            <w:r>
              <w:t>C</w:t>
            </w:r>
          </w:p>
        </w:tc>
        <w:tc>
          <w:tcPr>
            <w:tcW w:w="1613" w:type="dxa"/>
          </w:tcPr>
          <w:p w14:paraId="08720B8F" w14:textId="41D66545" w:rsidR="00C7577D" w:rsidRDefault="00C7577D" w:rsidP="00951C80">
            <w:pPr>
              <w:spacing w:before="0"/>
              <w:jc w:val="center"/>
              <w:cnfStyle w:val="000000000000" w:firstRow="0" w:lastRow="0" w:firstColumn="0" w:lastColumn="0" w:oddVBand="0" w:evenVBand="0" w:oddHBand="0" w:evenHBand="0" w:firstRowFirstColumn="0" w:firstRowLastColumn="0" w:lastRowFirstColumn="0" w:lastRowLastColumn="0"/>
            </w:pPr>
            <w:r>
              <w:t>n/a</w:t>
            </w:r>
          </w:p>
        </w:tc>
        <w:tc>
          <w:tcPr>
            <w:tcW w:w="649" w:type="dxa"/>
            <w:shd w:val="clear" w:color="auto" w:fill="F2F2F2" w:themeFill="background1" w:themeFillShade="F2"/>
          </w:tcPr>
          <w:p w14:paraId="1A323422" w14:textId="58F7D611" w:rsidR="00C7577D" w:rsidRDefault="00C7577D" w:rsidP="00951C80">
            <w:pPr>
              <w:spacing w:before="0"/>
              <w:jc w:val="center"/>
              <w:cnfStyle w:val="000000000000" w:firstRow="0" w:lastRow="0" w:firstColumn="0" w:lastColumn="0" w:oddVBand="0" w:evenVBand="0" w:oddHBand="0" w:evenHBand="0" w:firstRowFirstColumn="0" w:firstRowLastColumn="0" w:lastRowFirstColumn="0" w:lastRowLastColumn="0"/>
            </w:pPr>
            <w:r>
              <w:t>D</w:t>
            </w:r>
          </w:p>
        </w:tc>
      </w:tr>
    </w:tbl>
    <w:p w14:paraId="05CA44B4" w14:textId="3B89EEAA" w:rsidR="00074DB1" w:rsidRDefault="00074DB1" w:rsidP="00074DB1"/>
    <w:p w14:paraId="5966145E" w14:textId="77777777" w:rsidR="00074DB1" w:rsidRDefault="00074DB1" w:rsidP="00074DB1"/>
    <w:p w14:paraId="602BAAD3" w14:textId="38953623" w:rsidR="00550CB2" w:rsidRPr="009344C0" w:rsidRDefault="00550CB2" w:rsidP="00550CB2">
      <w:pPr>
        <w:pStyle w:val="ListParagraph"/>
        <w:numPr>
          <w:ilvl w:val="0"/>
          <w:numId w:val="15"/>
        </w:numPr>
        <w:rPr>
          <w:b/>
          <w:bCs/>
        </w:rPr>
      </w:pPr>
      <w:r>
        <w:rPr>
          <w:b/>
          <w:bCs/>
        </w:rPr>
        <w:t xml:space="preserve">Table 5.04.06 Access. </w:t>
      </w:r>
    </w:p>
    <w:p w14:paraId="6B9711C4" w14:textId="2D023637" w:rsidR="00074DB1" w:rsidRPr="00550CB2" w:rsidRDefault="00550CB2" w:rsidP="00550CB2">
      <w:pPr>
        <w:ind w:left="720"/>
        <w:rPr>
          <w:i/>
          <w:iCs/>
          <w:color w:val="7F7F7F" w:themeColor="text1" w:themeTint="80"/>
        </w:rPr>
      </w:pPr>
      <w:r>
        <w:rPr>
          <w:i/>
          <w:iCs/>
          <w:color w:val="7F7F7F" w:themeColor="text1" w:themeTint="80"/>
        </w:rPr>
        <w:t>Access standards are still under development in coordination with updates to the Knox County Access Policy. This section will be updated following completion of draft Articles 13 and 18 and further guidance provided by policy adjustment.</w:t>
      </w:r>
    </w:p>
    <w:p w14:paraId="1D917A6D" w14:textId="5CC5C956" w:rsidR="00074DB1" w:rsidRPr="00757899" w:rsidRDefault="00550CB2" w:rsidP="00074DB1">
      <w:pPr>
        <w:pStyle w:val="ListParagraph"/>
        <w:numPr>
          <w:ilvl w:val="0"/>
          <w:numId w:val="15"/>
        </w:numPr>
        <w:rPr>
          <w:b/>
          <w:bCs/>
        </w:rPr>
      </w:pPr>
      <w:r>
        <w:rPr>
          <w:b/>
          <w:bCs/>
        </w:rPr>
        <w:t xml:space="preserve">Table 5.04.07 Parking. </w:t>
      </w:r>
      <w:r>
        <w:rPr>
          <w:b/>
          <w:bCs/>
          <w:i/>
          <w:iCs/>
        </w:rPr>
        <w:t>(Figure 5.04.04 Parking)</w:t>
      </w:r>
    </w:p>
    <w:tbl>
      <w:tblPr>
        <w:tblStyle w:val="GridTable1Light"/>
        <w:tblW w:w="0" w:type="auto"/>
        <w:tblInd w:w="607" w:type="dxa"/>
        <w:tblLook w:val="04A0" w:firstRow="1" w:lastRow="0" w:firstColumn="1" w:lastColumn="0" w:noHBand="0" w:noVBand="1"/>
      </w:tblPr>
      <w:tblGrid>
        <w:gridCol w:w="2337"/>
        <w:gridCol w:w="2337"/>
        <w:gridCol w:w="2338"/>
      </w:tblGrid>
      <w:tr w:rsidR="00074DB1" w14:paraId="695C2CA4" w14:textId="77777777" w:rsidTr="00550C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71126290" w14:textId="77777777" w:rsidR="00074DB1" w:rsidRDefault="00074DB1" w:rsidP="00550CB2">
            <w:pPr>
              <w:spacing w:before="0"/>
            </w:pPr>
            <w:r>
              <w:t xml:space="preserve">Surface Parking </w:t>
            </w:r>
          </w:p>
        </w:tc>
        <w:tc>
          <w:tcPr>
            <w:tcW w:w="2337" w:type="dxa"/>
          </w:tcPr>
          <w:p w14:paraId="520AF7CF" w14:textId="77777777" w:rsidR="00074DB1" w:rsidRDefault="00074DB1" w:rsidP="00550CB2">
            <w:pPr>
              <w:spacing w:before="0"/>
              <w:cnfStyle w:val="100000000000" w:firstRow="1" w:lastRow="0" w:firstColumn="0" w:lastColumn="0" w:oddVBand="0" w:evenVBand="0" w:oddHBand="0" w:evenHBand="0" w:firstRowFirstColumn="0" w:firstRowLastColumn="0" w:lastRowFirstColumn="0" w:lastRowLastColumn="0"/>
            </w:pPr>
            <w:r>
              <w:t xml:space="preserve">Surface Parking </w:t>
            </w:r>
          </w:p>
        </w:tc>
        <w:tc>
          <w:tcPr>
            <w:tcW w:w="2338" w:type="dxa"/>
          </w:tcPr>
          <w:p w14:paraId="09D190D3" w14:textId="77777777" w:rsidR="00074DB1" w:rsidRDefault="00074DB1" w:rsidP="00550CB2">
            <w:pPr>
              <w:spacing w:before="0"/>
              <w:cnfStyle w:val="100000000000" w:firstRow="1" w:lastRow="0" w:firstColumn="0" w:lastColumn="0" w:oddVBand="0" w:evenVBand="0" w:oddHBand="0" w:evenHBand="0" w:firstRowFirstColumn="0" w:firstRowLastColumn="0" w:lastRowFirstColumn="0" w:lastRowLastColumn="0"/>
            </w:pPr>
            <w:r>
              <w:t xml:space="preserve">Surface Parking </w:t>
            </w:r>
          </w:p>
        </w:tc>
      </w:tr>
      <w:tr w:rsidR="00074DB1" w14:paraId="08185C3E" w14:textId="77777777" w:rsidTr="00550CB2">
        <w:tc>
          <w:tcPr>
            <w:cnfStyle w:val="001000000000" w:firstRow="0" w:lastRow="0" w:firstColumn="1" w:lastColumn="0" w:oddVBand="0" w:evenVBand="0" w:oddHBand="0" w:evenHBand="0" w:firstRowFirstColumn="0" w:firstRowLastColumn="0" w:lastRowFirstColumn="0" w:lastRowLastColumn="0"/>
            <w:tcW w:w="2337" w:type="dxa"/>
          </w:tcPr>
          <w:p w14:paraId="102972DD" w14:textId="77777777" w:rsidR="00074DB1" w:rsidRDefault="00074DB1" w:rsidP="00550CB2">
            <w:pPr>
              <w:spacing w:before="0"/>
            </w:pPr>
            <w:r>
              <w:t>Location</w:t>
            </w:r>
          </w:p>
        </w:tc>
        <w:tc>
          <w:tcPr>
            <w:tcW w:w="2337" w:type="dxa"/>
          </w:tcPr>
          <w:p w14:paraId="21282F40" w14:textId="77777777" w:rsidR="00074DB1" w:rsidRPr="00550CB2" w:rsidRDefault="00074DB1" w:rsidP="00550CB2">
            <w:pPr>
              <w:spacing w:before="0"/>
              <w:jc w:val="center"/>
              <w:cnfStyle w:val="000000000000" w:firstRow="0" w:lastRow="0" w:firstColumn="0" w:lastColumn="0" w:oddVBand="0" w:evenVBand="0" w:oddHBand="0" w:evenHBand="0" w:firstRowFirstColumn="0" w:firstRowLastColumn="0" w:lastRowFirstColumn="0" w:lastRowLastColumn="0"/>
              <w:rPr>
                <w:b/>
                <w:bCs/>
              </w:rPr>
            </w:pPr>
            <w:r>
              <w:rPr>
                <w:b/>
                <w:bCs/>
              </w:rPr>
              <w:t>Permitted (y/n)</w:t>
            </w:r>
          </w:p>
        </w:tc>
        <w:tc>
          <w:tcPr>
            <w:tcW w:w="2338" w:type="dxa"/>
            <w:shd w:val="clear" w:color="auto" w:fill="F2F2F2" w:themeFill="background1" w:themeFillShade="F2"/>
          </w:tcPr>
          <w:p w14:paraId="1DA96F1D" w14:textId="77777777" w:rsidR="00074DB1" w:rsidRPr="00550CB2" w:rsidRDefault="00074DB1" w:rsidP="00550CB2">
            <w:pPr>
              <w:spacing w:before="0"/>
              <w:jc w:val="center"/>
              <w:cnfStyle w:val="000000000000" w:firstRow="0" w:lastRow="0" w:firstColumn="0" w:lastColumn="0" w:oddVBand="0" w:evenVBand="0" w:oddHBand="0" w:evenHBand="0" w:firstRowFirstColumn="0" w:firstRowLastColumn="0" w:lastRowFirstColumn="0" w:lastRowLastColumn="0"/>
              <w:rPr>
                <w:b/>
                <w:bCs/>
              </w:rPr>
            </w:pPr>
            <w:r>
              <w:rPr>
                <w:b/>
                <w:bCs/>
              </w:rPr>
              <w:t>Key</w:t>
            </w:r>
          </w:p>
        </w:tc>
      </w:tr>
      <w:tr w:rsidR="00074DB1" w14:paraId="3F14F47F" w14:textId="77777777" w:rsidTr="00550CB2">
        <w:tc>
          <w:tcPr>
            <w:cnfStyle w:val="001000000000" w:firstRow="0" w:lastRow="0" w:firstColumn="1" w:lastColumn="0" w:oddVBand="0" w:evenVBand="0" w:oddHBand="0" w:evenHBand="0" w:firstRowFirstColumn="0" w:firstRowLastColumn="0" w:lastRowFirstColumn="0" w:lastRowLastColumn="0"/>
            <w:tcW w:w="2337" w:type="dxa"/>
          </w:tcPr>
          <w:p w14:paraId="29976C8C" w14:textId="77777777" w:rsidR="00074DB1" w:rsidRDefault="00074DB1" w:rsidP="00550CB2">
            <w:pPr>
              <w:spacing w:before="0"/>
            </w:pPr>
            <w:r>
              <w:t>Front yard</w:t>
            </w:r>
          </w:p>
        </w:tc>
        <w:tc>
          <w:tcPr>
            <w:tcW w:w="2337" w:type="dxa"/>
          </w:tcPr>
          <w:p w14:paraId="312C0F47" w14:textId="2F8C2B19" w:rsidR="00074DB1" w:rsidRDefault="00F3607B" w:rsidP="00550CB2">
            <w:pPr>
              <w:spacing w:before="0"/>
              <w:jc w:val="center"/>
              <w:cnfStyle w:val="000000000000" w:firstRow="0" w:lastRow="0" w:firstColumn="0" w:lastColumn="0" w:oddVBand="0" w:evenVBand="0" w:oddHBand="0" w:evenHBand="0" w:firstRowFirstColumn="0" w:firstRowLastColumn="0" w:lastRowFirstColumn="0" w:lastRowLastColumn="0"/>
            </w:pPr>
            <w:r>
              <w:t>Y</w:t>
            </w:r>
          </w:p>
        </w:tc>
        <w:tc>
          <w:tcPr>
            <w:tcW w:w="2338" w:type="dxa"/>
            <w:shd w:val="clear" w:color="auto" w:fill="F2F2F2" w:themeFill="background1" w:themeFillShade="F2"/>
          </w:tcPr>
          <w:p w14:paraId="0252D729" w14:textId="04834427" w:rsidR="00074DB1" w:rsidRDefault="00F3607B" w:rsidP="00550CB2">
            <w:pPr>
              <w:spacing w:before="0"/>
              <w:jc w:val="center"/>
              <w:cnfStyle w:val="000000000000" w:firstRow="0" w:lastRow="0" w:firstColumn="0" w:lastColumn="0" w:oddVBand="0" w:evenVBand="0" w:oddHBand="0" w:evenHBand="0" w:firstRowFirstColumn="0" w:firstRowLastColumn="0" w:lastRowFirstColumn="0" w:lastRowLastColumn="0"/>
            </w:pPr>
            <w:r>
              <w:t>A</w:t>
            </w:r>
          </w:p>
        </w:tc>
      </w:tr>
      <w:tr w:rsidR="00074DB1" w14:paraId="3397D33A" w14:textId="77777777" w:rsidTr="00550CB2">
        <w:tc>
          <w:tcPr>
            <w:cnfStyle w:val="001000000000" w:firstRow="0" w:lastRow="0" w:firstColumn="1" w:lastColumn="0" w:oddVBand="0" w:evenVBand="0" w:oddHBand="0" w:evenHBand="0" w:firstRowFirstColumn="0" w:firstRowLastColumn="0" w:lastRowFirstColumn="0" w:lastRowLastColumn="0"/>
            <w:tcW w:w="2337" w:type="dxa"/>
          </w:tcPr>
          <w:p w14:paraId="21F47340" w14:textId="77777777" w:rsidR="00074DB1" w:rsidRDefault="00074DB1" w:rsidP="00550CB2">
            <w:pPr>
              <w:spacing w:before="0"/>
            </w:pPr>
            <w:r>
              <w:t>Side yard (interior)</w:t>
            </w:r>
          </w:p>
        </w:tc>
        <w:tc>
          <w:tcPr>
            <w:tcW w:w="2337" w:type="dxa"/>
          </w:tcPr>
          <w:p w14:paraId="39F610D4" w14:textId="2F5E209F" w:rsidR="00074DB1" w:rsidRDefault="00F3607B" w:rsidP="00550CB2">
            <w:pPr>
              <w:spacing w:before="0"/>
              <w:jc w:val="center"/>
              <w:cnfStyle w:val="000000000000" w:firstRow="0" w:lastRow="0" w:firstColumn="0" w:lastColumn="0" w:oddVBand="0" w:evenVBand="0" w:oddHBand="0" w:evenHBand="0" w:firstRowFirstColumn="0" w:firstRowLastColumn="0" w:lastRowFirstColumn="0" w:lastRowLastColumn="0"/>
            </w:pPr>
            <w:r>
              <w:t>Y</w:t>
            </w:r>
          </w:p>
        </w:tc>
        <w:tc>
          <w:tcPr>
            <w:tcW w:w="2338" w:type="dxa"/>
            <w:shd w:val="clear" w:color="auto" w:fill="F2F2F2" w:themeFill="background1" w:themeFillShade="F2"/>
          </w:tcPr>
          <w:p w14:paraId="2FF05FCC" w14:textId="3ADA46B0" w:rsidR="00074DB1" w:rsidRDefault="00F3607B" w:rsidP="00550CB2">
            <w:pPr>
              <w:spacing w:before="0"/>
              <w:jc w:val="center"/>
              <w:cnfStyle w:val="000000000000" w:firstRow="0" w:lastRow="0" w:firstColumn="0" w:lastColumn="0" w:oddVBand="0" w:evenVBand="0" w:oddHBand="0" w:evenHBand="0" w:firstRowFirstColumn="0" w:firstRowLastColumn="0" w:lastRowFirstColumn="0" w:lastRowLastColumn="0"/>
            </w:pPr>
            <w:r>
              <w:t>B</w:t>
            </w:r>
          </w:p>
        </w:tc>
      </w:tr>
      <w:tr w:rsidR="00074DB1" w14:paraId="6BEAE18E" w14:textId="77777777" w:rsidTr="00550CB2">
        <w:tc>
          <w:tcPr>
            <w:cnfStyle w:val="001000000000" w:firstRow="0" w:lastRow="0" w:firstColumn="1" w:lastColumn="0" w:oddVBand="0" w:evenVBand="0" w:oddHBand="0" w:evenHBand="0" w:firstRowFirstColumn="0" w:firstRowLastColumn="0" w:lastRowFirstColumn="0" w:lastRowLastColumn="0"/>
            <w:tcW w:w="2337" w:type="dxa"/>
          </w:tcPr>
          <w:p w14:paraId="628F21CC" w14:textId="77777777" w:rsidR="00074DB1" w:rsidRDefault="00074DB1" w:rsidP="00550CB2">
            <w:pPr>
              <w:spacing w:before="0"/>
            </w:pPr>
            <w:r>
              <w:t>Side yard (street)</w:t>
            </w:r>
          </w:p>
        </w:tc>
        <w:tc>
          <w:tcPr>
            <w:tcW w:w="2337" w:type="dxa"/>
          </w:tcPr>
          <w:p w14:paraId="28108520" w14:textId="491632A0" w:rsidR="00074DB1" w:rsidRDefault="00F3607B" w:rsidP="00550CB2">
            <w:pPr>
              <w:spacing w:before="0"/>
              <w:jc w:val="center"/>
              <w:cnfStyle w:val="000000000000" w:firstRow="0" w:lastRow="0" w:firstColumn="0" w:lastColumn="0" w:oddVBand="0" w:evenVBand="0" w:oddHBand="0" w:evenHBand="0" w:firstRowFirstColumn="0" w:firstRowLastColumn="0" w:lastRowFirstColumn="0" w:lastRowLastColumn="0"/>
            </w:pPr>
            <w:r>
              <w:t>Y</w:t>
            </w:r>
          </w:p>
        </w:tc>
        <w:tc>
          <w:tcPr>
            <w:tcW w:w="2338" w:type="dxa"/>
            <w:shd w:val="clear" w:color="auto" w:fill="F2F2F2" w:themeFill="background1" w:themeFillShade="F2"/>
          </w:tcPr>
          <w:p w14:paraId="1CCFD353" w14:textId="62D6A274" w:rsidR="00074DB1" w:rsidRDefault="00F3607B" w:rsidP="00550CB2">
            <w:pPr>
              <w:spacing w:before="0"/>
              <w:jc w:val="center"/>
              <w:cnfStyle w:val="000000000000" w:firstRow="0" w:lastRow="0" w:firstColumn="0" w:lastColumn="0" w:oddVBand="0" w:evenVBand="0" w:oddHBand="0" w:evenHBand="0" w:firstRowFirstColumn="0" w:firstRowLastColumn="0" w:lastRowFirstColumn="0" w:lastRowLastColumn="0"/>
            </w:pPr>
            <w:r>
              <w:t>C</w:t>
            </w:r>
          </w:p>
        </w:tc>
      </w:tr>
      <w:tr w:rsidR="00074DB1" w14:paraId="5B6BF20D" w14:textId="77777777" w:rsidTr="00550CB2">
        <w:tc>
          <w:tcPr>
            <w:cnfStyle w:val="001000000000" w:firstRow="0" w:lastRow="0" w:firstColumn="1" w:lastColumn="0" w:oddVBand="0" w:evenVBand="0" w:oddHBand="0" w:evenHBand="0" w:firstRowFirstColumn="0" w:firstRowLastColumn="0" w:lastRowFirstColumn="0" w:lastRowLastColumn="0"/>
            <w:tcW w:w="2337" w:type="dxa"/>
          </w:tcPr>
          <w:p w14:paraId="2CDBEC97" w14:textId="77777777" w:rsidR="00074DB1" w:rsidRDefault="00074DB1" w:rsidP="00550CB2">
            <w:pPr>
              <w:spacing w:before="0"/>
            </w:pPr>
            <w:r>
              <w:t>Rear yard</w:t>
            </w:r>
          </w:p>
        </w:tc>
        <w:tc>
          <w:tcPr>
            <w:tcW w:w="2337" w:type="dxa"/>
          </w:tcPr>
          <w:p w14:paraId="0C1014D5" w14:textId="73A10D2C" w:rsidR="00074DB1" w:rsidRDefault="00F3607B" w:rsidP="00550CB2">
            <w:pPr>
              <w:spacing w:before="0"/>
              <w:jc w:val="center"/>
              <w:cnfStyle w:val="000000000000" w:firstRow="0" w:lastRow="0" w:firstColumn="0" w:lastColumn="0" w:oddVBand="0" w:evenVBand="0" w:oddHBand="0" w:evenHBand="0" w:firstRowFirstColumn="0" w:firstRowLastColumn="0" w:lastRowFirstColumn="0" w:lastRowLastColumn="0"/>
            </w:pPr>
            <w:r>
              <w:t>Y</w:t>
            </w:r>
          </w:p>
        </w:tc>
        <w:tc>
          <w:tcPr>
            <w:tcW w:w="2338" w:type="dxa"/>
            <w:shd w:val="clear" w:color="auto" w:fill="F2F2F2" w:themeFill="background1" w:themeFillShade="F2"/>
          </w:tcPr>
          <w:p w14:paraId="5FFBD6CA" w14:textId="5F233825" w:rsidR="00074DB1" w:rsidRDefault="00F3607B" w:rsidP="00550CB2">
            <w:pPr>
              <w:spacing w:before="0"/>
              <w:jc w:val="center"/>
              <w:cnfStyle w:val="000000000000" w:firstRow="0" w:lastRow="0" w:firstColumn="0" w:lastColumn="0" w:oddVBand="0" w:evenVBand="0" w:oddHBand="0" w:evenHBand="0" w:firstRowFirstColumn="0" w:firstRowLastColumn="0" w:lastRowFirstColumn="0" w:lastRowLastColumn="0"/>
            </w:pPr>
            <w:r>
              <w:t>D</w:t>
            </w:r>
          </w:p>
        </w:tc>
      </w:tr>
      <w:tr w:rsidR="00074DB1" w14:paraId="2AD6513C" w14:textId="77777777" w:rsidTr="00550CB2">
        <w:tc>
          <w:tcPr>
            <w:cnfStyle w:val="001000000000" w:firstRow="0" w:lastRow="0" w:firstColumn="1" w:lastColumn="0" w:oddVBand="0" w:evenVBand="0" w:oddHBand="0" w:evenHBand="0" w:firstRowFirstColumn="0" w:firstRowLastColumn="0" w:lastRowFirstColumn="0" w:lastRowLastColumn="0"/>
            <w:tcW w:w="2337" w:type="dxa"/>
          </w:tcPr>
          <w:p w14:paraId="5731C16D" w14:textId="0B4440D2" w:rsidR="00074DB1" w:rsidRDefault="00074DB1" w:rsidP="00550CB2">
            <w:pPr>
              <w:spacing w:before="0"/>
            </w:pPr>
            <w:r>
              <w:t>Minimum Parking Setback from Property Boundary (ft)</w:t>
            </w:r>
          </w:p>
        </w:tc>
        <w:tc>
          <w:tcPr>
            <w:tcW w:w="2337" w:type="dxa"/>
          </w:tcPr>
          <w:p w14:paraId="47ADB336" w14:textId="77777777" w:rsidR="00074DB1" w:rsidRDefault="00074DB1" w:rsidP="00550CB2">
            <w:pPr>
              <w:spacing w:before="0"/>
              <w:cnfStyle w:val="000000000000" w:firstRow="0" w:lastRow="0" w:firstColumn="0" w:lastColumn="0" w:oddVBand="0" w:evenVBand="0" w:oddHBand="0" w:evenHBand="0" w:firstRowFirstColumn="0" w:firstRowLastColumn="0" w:lastRowFirstColumn="0" w:lastRowLastColumn="0"/>
            </w:pPr>
            <w:r>
              <w:t>Minimum Parking Setback from Property Boundary (ft)</w:t>
            </w:r>
          </w:p>
        </w:tc>
        <w:tc>
          <w:tcPr>
            <w:tcW w:w="2338" w:type="dxa"/>
          </w:tcPr>
          <w:p w14:paraId="6DC1002C" w14:textId="77777777" w:rsidR="00074DB1" w:rsidRDefault="00074DB1" w:rsidP="00550CB2">
            <w:pPr>
              <w:spacing w:before="0"/>
              <w:cnfStyle w:val="000000000000" w:firstRow="0" w:lastRow="0" w:firstColumn="0" w:lastColumn="0" w:oddVBand="0" w:evenVBand="0" w:oddHBand="0" w:evenHBand="0" w:firstRowFirstColumn="0" w:firstRowLastColumn="0" w:lastRowFirstColumn="0" w:lastRowLastColumn="0"/>
            </w:pPr>
            <w:r>
              <w:t>Minimum Parking Setback from Property Boundary (ft)</w:t>
            </w:r>
          </w:p>
        </w:tc>
      </w:tr>
      <w:tr w:rsidR="00074DB1" w14:paraId="40427DB2" w14:textId="77777777" w:rsidTr="00550CB2">
        <w:tc>
          <w:tcPr>
            <w:cnfStyle w:val="001000000000" w:firstRow="0" w:lastRow="0" w:firstColumn="1" w:lastColumn="0" w:oddVBand="0" w:evenVBand="0" w:oddHBand="0" w:evenHBand="0" w:firstRowFirstColumn="0" w:firstRowLastColumn="0" w:lastRowFirstColumn="0" w:lastRowLastColumn="0"/>
            <w:tcW w:w="2337" w:type="dxa"/>
          </w:tcPr>
          <w:p w14:paraId="7AF72E14" w14:textId="11133772" w:rsidR="00074DB1" w:rsidRDefault="00074DB1" w:rsidP="00550CB2">
            <w:pPr>
              <w:spacing w:before="0"/>
            </w:pPr>
            <w:r>
              <w:t>Front^</w:t>
            </w:r>
          </w:p>
        </w:tc>
        <w:tc>
          <w:tcPr>
            <w:tcW w:w="2337" w:type="dxa"/>
          </w:tcPr>
          <w:p w14:paraId="77AFB9D0" w14:textId="7D631A95" w:rsidR="00074DB1" w:rsidRDefault="00F3607B" w:rsidP="00550CB2">
            <w:pPr>
              <w:spacing w:before="0"/>
              <w:jc w:val="center"/>
              <w:cnfStyle w:val="000000000000" w:firstRow="0" w:lastRow="0" w:firstColumn="0" w:lastColumn="0" w:oddVBand="0" w:evenVBand="0" w:oddHBand="0" w:evenHBand="0" w:firstRowFirstColumn="0" w:firstRowLastColumn="0" w:lastRowFirstColumn="0" w:lastRowLastColumn="0"/>
            </w:pPr>
            <w:r>
              <w:t>5</w:t>
            </w:r>
          </w:p>
        </w:tc>
        <w:tc>
          <w:tcPr>
            <w:tcW w:w="2338" w:type="dxa"/>
            <w:shd w:val="clear" w:color="auto" w:fill="F2F2F2" w:themeFill="background1" w:themeFillShade="F2"/>
          </w:tcPr>
          <w:p w14:paraId="2B7846D7" w14:textId="652DD4E2" w:rsidR="00074DB1" w:rsidRDefault="00F3607B" w:rsidP="00550CB2">
            <w:pPr>
              <w:spacing w:before="0"/>
              <w:jc w:val="center"/>
              <w:cnfStyle w:val="000000000000" w:firstRow="0" w:lastRow="0" w:firstColumn="0" w:lastColumn="0" w:oddVBand="0" w:evenVBand="0" w:oddHBand="0" w:evenHBand="0" w:firstRowFirstColumn="0" w:firstRowLastColumn="0" w:lastRowFirstColumn="0" w:lastRowLastColumn="0"/>
            </w:pPr>
            <w:r>
              <w:t>A</w:t>
            </w:r>
          </w:p>
        </w:tc>
      </w:tr>
      <w:tr w:rsidR="00074DB1" w14:paraId="387FE433" w14:textId="77777777" w:rsidTr="00550CB2">
        <w:tc>
          <w:tcPr>
            <w:cnfStyle w:val="001000000000" w:firstRow="0" w:lastRow="0" w:firstColumn="1" w:lastColumn="0" w:oddVBand="0" w:evenVBand="0" w:oddHBand="0" w:evenHBand="0" w:firstRowFirstColumn="0" w:firstRowLastColumn="0" w:lastRowFirstColumn="0" w:lastRowLastColumn="0"/>
            <w:tcW w:w="2337" w:type="dxa"/>
          </w:tcPr>
          <w:p w14:paraId="51DCFC77" w14:textId="77777777" w:rsidR="00074DB1" w:rsidRDefault="00074DB1" w:rsidP="00550CB2">
            <w:pPr>
              <w:spacing w:before="0"/>
            </w:pPr>
            <w:r>
              <w:t>Side (interior)</w:t>
            </w:r>
          </w:p>
        </w:tc>
        <w:tc>
          <w:tcPr>
            <w:tcW w:w="2337" w:type="dxa"/>
          </w:tcPr>
          <w:p w14:paraId="25CE432A" w14:textId="5AADA89F" w:rsidR="00074DB1" w:rsidRDefault="00F3607B" w:rsidP="00550CB2">
            <w:pPr>
              <w:spacing w:before="0"/>
              <w:jc w:val="center"/>
              <w:cnfStyle w:val="000000000000" w:firstRow="0" w:lastRow="0" w:firstColumn="0" w:lastColumn="0" w:oddVBand="0" w:evenVBand="0" w:oddHBand="0" w:evenHBand="0" w:firstRowFirstColumn="0" w:firstRowLastColumn="0" w:lastRowFirstColumn="0" w:lastRowLastColumn="0"/>
            </w:pPr>
            <w:r>
              <w:t>5*</w:t>
            </w:r>
          </w:p>
        </w:tc>
        <w:tc>
          <w:tcPr>
            <w:tcW w:w="2338" w:type="dxa"/>
            <w:shd w:val="clear" w:color="auto" w:fill="F2F2F2" w:themeFill="background1" w:themeFillShade="F2"/>
          </w:tcPr>
          <w:p w14:paraId="74F3653E" w14:textId="2A4CBC18" w:rsidR="00074DB1" w:rsidRDefault="00F3607B" w:rsidP="00550CB2">
            <w:pPr>
              <w:spacing w:before="0"/>
              <w:jc w:val="center"/>
              <w:cnfStyle w:val="000000000000" w:firstRow="0" w:lastRow="0" w:firstColumn="0" w:lastColumn="0" w:oddVBand="0" w:evenVBand="0" w:oddHBand="0" w:evenHBand="0" w:firstRowFirstColumn="0" w:firstRowLastColumn="0" w:lastRowFirstColumn="0" w:lastRowLastColumn="0"/>
            </w:pPr>
            <w:r>
              <w:t>B</w:t>
            </w:r>
          </w:p>
        </w:tc>
      </w:tr>
      <w:tr w:rsidR="00074DB1" w14:paraId="655CCDE3" w14:textId="77777777" w:rsidTr="00550CB2">
        <w:tc>
          <w:tcPr>
            <w:cnfStyle w:val="001000000000" w:firstRow="0" w:lastRow="0" w:firstColumn="1" w:lastColumn="0" w:oddVBand="0" w:evenVBand="0" w:oddHBand="0" w:evenHBand="0" w:firstRowFirstColumn="0" w:firstRowLastColumn="0" w:lastRowFirstColumn="0" w:lastRowLastColumn="0"/>
            <w:tcW w:w="2337" w:type="dxa"/>
          </w:tcPr>
          <w:p w14:paraId="1D6248EE" w14:textId="77777777" w:rsidR="00074DB1" w:rsidRDefault="00074DB1" w:rsidP="00550CB2">
            <w:pPr>
              <w:spacing w:before="0"/>
            </w:pPr>
            <w:r>
              <w:t>Side (street)</w:t>
            </w:r>
          </w:p>
        </w:tc>
        <w:tc>
          <w:tcPr>
            <w:tcW w:w="2337" w:type="dxa"/>
          </w:tcPr>
          <w:p w14:paraId="5E94821D" w14:textId="332B4F61" w:rsidR="00074DB1" w:rsidRDefault="00F3607B" w:rsidP="00550CB2">
            <w:pPr>
              <w:spacing w:before="0"/>
              <w:jc w:val="center"/>
              <w:cnfStyle w:val="000000000000" w:firstRow="0" w:lastRow="0" w:firstColumn="0" w:lastColumn="0" w:oddVBand="0" w:evenVBand="0" w:oddHBand="0" w:evenHBand="0" w:firstRowFirstColumn="0" w:firstRowLastColumn="0" w:lastRowFirstColumn="0" w:lastRowLastColumn="0"/>
            </w:pPr>
            <w:r>
              <w:t>0</w:t>
            </w:r>
          </w:p>
        </w:tc>
        <w:tc>
          <w:tcPr>
            <w:tcW w:w="2338" w:type="dxa"/>
            <w:shd w:val="clear" w:color="auto" w:fill="F2F2F2" w:themeFill="background1" w:themeFillShade="F2"/>
          </w:tcPr>
          <w:p w14:paraId="02508076" w14:textId="5CD89DF6" w:rsidR="00074DB1" w:rsidRDefault="00F3607B" w:rsidP="00550CB2">
            <w:pPr>
              <w:spacing w:before="0"/>
              <w:jc w:val="center"/>
              <w:cnfStyle w:val="000000000000" w:firstRow="0" w:lastRow="0" w:firstColumn="0" w:lastColumn="0" w:oddVBand="0" w:evenVBand="0" w:oddHBand="0" w:evenHBand="0" w:firstRowFirstColumn="0" w:firstRowLastColumn="0" w:lastRowFirstColumn="0" w:lastRowLastColumn="0"/>
            </w:pPr>
            <w:r>
              <w:t>C</w:t>
            </w:r>
          </w:p>
        </w:tc>
      </w:tr>
      <w:tr w:rsidR="00074DB1" w14:paraId="2425D13E" w14:textId="77777777" w:rsidTr="00550CB2">
        <w:tc>
          <w:tcPr>
            <w:cnfStyle w:val="001000000000" w:firstRow="0" w:lastRow="0" w:firstColumn="1" w:lastColumn="0" w:oddVBand="0" w:evenVBand="0" w:oddHBand="0" w:evenHBand="0" w:firstRowFirstColumn="0" w:firstRowLastColumn="0" w:lastRowFirstColumn="0" w:lastRowLastColumn="0"/>
            <w:tcW w:w="2337" w:type="dxa"/>
          </w:tcPr>
          <w:p w14:paraId="34535EF3" w14:textId="62FE1476" w:rsidR="00074DB1" w:rsidRDefault="00074DB1" w:rsidP="00550CB2">
            <w:pPr>
              <w:spacing w:before="0"/>
            </w:pPr>
            <w:r>
              <w:t>Rear^</w:t>
            </w:r>
          </w:p>
        </w:tc>
        <w:tc>
          <w:tcPr>
            <w:tcW w:w="2337" w:type="dxa"/>
          </w:tcPr>
          <w:p w14:paraId="7D6E66D1" w14:textId="59133C48" w:rsidR="00074DB1" w:rsidRDefault="00F3607B" w:rsidP="00550CB2">
            <w:pPr>
              <w:spacing w:before="0"/>
              <w:jc w:val="center"/>
              <w:cnfStyle w:val="000000000000" w:firstRow="0" w:lastRow="0" w:firstColumn="0" w:lastColumn="0" w:oddVBand="0" w:evenVBand="0" w:oddHBand="0" w:evenHBand="0" w:firstRowFirstColumn="0" w:firstRowLastColumn="0" w:lastRowFirstColumn="0" w:lastRowLastColumn="0"/>
            </w:pPr>
            <w:r>
              <w:t>5*</w:t>
            </w:r>
          </w:p>
        </w:tc>
        <w:tc>
          <w:tcPr>
            <w:tcW w:w="2338" w:type="dxa"/>
            <w:shd w:val="clear" w:color="auto" w:fill="F2F2F2" w:themeFill="background1" w:themeFillShade="F2"/>
          </w:tcPr>
          <w:p w14:paraId="0F6B5844" w14:textId="7D30DDE0" w:rsidR="00074DB1" w:rsidRDefault="00F3607B" w:rsidP="00550CB2">
            <w:pPr>
              <w:spacing w:before="0"/>
              <w:jc w:val="center"/>
              <w:cnfStyle w:val="000000000000" w:firstRow="0" w:lastRow="0" w:firstColumn="0" w:lastColumn="0" w:oddVBand="0" w:evenVBand="0" w:oddHBand="0" w:evenHBand="0" w:firstRowFirstColumn="0" w:firstRowLastColumn="0" w:lastRowFirstColumn="0" w:lastRowLastColumn="0"/>
            </w:pPr>
            <w:r>
              <w:t>D</w:t>
            </w:r>
          </w:p>
        </w:tc>
      </w:tr>
    </w:tbl>
    <w:p w14:paraId="0E922D60" w14:textId="77777777" w:rsidR="006E4D6C" w:rsidRPr="00244E2E" w:rsidRDefault="006E4D6C" w:rsidP="006E4D6C">
      <w:pPr>
        <w:spacing w:before="0" w:after="0"/>
        <w:ind w:left="720"/>
        <w:rPr>
          <w:sz w:val="16"/>
          <w:szCs w:val="16"/>
        </w:rPr>
      </w:pPr>
      <w:r>
        <w:rPr>
          <w:sz w:val="16"/>
          <w:szCs w:val="16"/>
        </w:rPr>
        <w:t>^Does not apply to driveway surface parking.</w:t>
      </w:r>
    </w:p>
    <w:p w14:paraId="18E36CBB" w14:textId="77777777" w:rsidR="006E4D6C" w:rsidRPr="00244E2E" w:rsidRDefault="006E4D6C" w:rsidP="006E4D6C">
      <w:pPr>
        <w:spacing w:before="0" w:after="0"/>
        <w:ind w:left="720"/>
        <w:rPr>
          <w:sz w:val="16"/>
          <w:szCs w:val="16"/>
        </w:rPr>
      </w:pPr>
      <w:r>
        <w:rPr>
          <w:sz w:val="16"/>
          <w:szCs w:val="16"/>
        </w:rPr>
        <w:t>*Parking setback increases to 15 feet when adjacent to a residential district or established residential use.</w:t>
      </w:r>
    </w:p>
    <w:p w14:paraId="09C7AB50" w14:textId="3595C6E6" w:rsidR="005B0EB2" w:rsidRDefault="005B0EB2" w:rsidP="00074DB1"/>
    <w:p w14:paraId="69D5011B" w14:textId="77777777" w:rsidR="001057F4" w:rsidRPr="001D52E1" w:rsidRDefault="001057F4" w:rsidP="001057F4">
      <w:pPr>
        <w:pStyle w:val="ListParagraph"/>
        <w:numPr>
          <w:ilvl w:val="0"/>
          <w:numId w:val="5"/>
        </w:numPr>
        <w:rPr>
          <w:b/>
          <w:bCs/>
        </w:rPr>
      </w:pPr>
      <w:r>
        <w:rPr>
          <w:b/>
          <w:bCs/>
        </w:rPr>
        <w:t>Infrastructure.</w:t>
      </w:r>
    </w:p>
    <w:p w14:paraId="7B9D31B2" w14:textId="662E990C" w:rsidR="001057F4" w:rsidRDefault="001057F4" w:rsidP="001057F4">
      <w:pPr>
        <w:pStyle w:val="ListParagraph"/>
        <w:rPr>
          <w:i/>
          <w:iCs/>
          <w:color w:val="7F7F7F" w:themeColor="text1" w:themeTint="80"/>
        </w:rPr>
      </w:pPr>
      <w:r>
        <w:rPr>
          <w:i/>
          <w:iCs/>
          <w:color w:val="7F7F7F" w:themeColor="text1" w:themeTint="80"/>
        </w:rPr>
        <w:t>No additional infrastructure requirements have currently been identified. Moving forward, this section will be used to point to specific requirements if they are needed.</w:t>
      </w:r>
    </w:p>
    <w:p w14:paraId="0C052330" w14:textId="77777777" w:rsidR="001057F4" w:rsidRDefault="001057F4" w:rsidP="001057F4">
      <w:pPr>
        <w:pStyle w:val="ListParagraph"/>
      </w:pPr>
    </w:p>
    <w:p w14:paraId="3C238FC7" w14:textId="77777777" w:rsidR="001057F4" w:rsidRPr="001D52E1" w:rsidRDefault="001057F4" w:rsidP="001057F4">
      <w:pPr>
        <w:pStyle w:val="ListParagraph"/>
        <w:numPr>
          <w:ilvl w:val="0"/>
          <w:numId w:val="5"/>
        </w:numPr>
        <w:rPr>
          <w:b/>
          <w:bCs/>
        </w:rPr>
      </w:pPr>
      <w:r>
        <w:rPr>
          <w:b/>
          <w:bCs/>
        </w:rPr>
        <w:t xml:space="preserve">Landscaping. </w:t>
      </w:r>
    </w:p>
    <w:p w14:paraId="3B4F86A2" w14:textId="77777777" w:rsidR="001057F4" w:rsidRDefault="001057F4" w:rsidP="001057F4">
      <w:pPr>
        <w:pStyle w:val="ListParagraph"/>
        <w:rPr>
          <w:i/>
          <w:iCs/>
          <w:color w:val="7F7F7F" w:themeColor="text1" w:themeTint="80"/>
        </w:rPr>
      </w:pPr>
      <w:r>
        <w:rPr>
          <w:i/>
          <w:iCs/>
          <w:color w:val="7F7F7F" w:themeColor="text1" w:themeTint="80"/>
        </w:rPr>
        <w:t>No district-specific infrastructure requirements have currently been identified. Moving forward, this section will be used to identify district-specific requirements if they are needed.</w:t>
      </w:r>
    </w:p>
    <w:p w14:paraId="74ECB74F" w14:textId="77777777" w:rsidR="001057F4" w:rsidRPr="00923C45" w:rsidRDefault="001057F4" w:rsidP="001057F4">
      <w:pPr>
        <w:pStyle w:val="ListParagraph"/>
        <w:rPr>
          <w:color w:val="7F7F7F" w:themeColor="text1" w:themeTint="80"/>
        </w:rPr>
      </w:pPr>
    </w:p>
    <w:p w14:paraId="38415653" w14:textId="77777777" w:rsidR="001057F4" w:rsidRPr="001D52E1" w:rsidRDefault="001057F4" w:rsidP="001057F4">
      <w:pPr>
        <w:pStyle w:val="ListParagraph"/>
        <w:numPr>
          <w:ilvl w:val="0"/>
          <w:numId w:val="5"/>
        </w:numPr>
        <w:rPr>
          <w:b/>
          <w:bCs/>
        </w:rPr>
      </w:pPr>
      <w:r>
        <w:rPr>
          <w:b/>
          <w:bCs/>
        </w:rPr>
        <w:t>Open Space.</w:t>
      </w:r>
    </w:p>
    <w:p w14:paraId="3D9974F6" w14:textId="48853084" w:rsidR="001057F4" w:rsidRDefault="001057F4" w:rsidP="001057F4">
      <w:pPr>
        <w:pStyle w:val="ListParagraph"/>
        <w:numPr>
          <w:ilvl w:val="0"/>
          <w:numId w:val="37"/>
        </w:numPr>
        <w:ind w:left="1080"/>
      </w:pPr>
      <w:r>
        <w:t xml:space="preserve">The required open space set-aside in an HC zoning district can be found in Article 16 of this ordinance. </w:t>
      </w:r>
    </w:p>
    <w:p w14:paraId="4328CDCB" w14:textId="77777777" w:rsidR="001057F4" w:rsidRDefault="001057F4" w:rsidP="001057F4">
      <w:pPr>
        <w:pStyle w:val="ListParagraph"/>
        <w:ind w:left="1080"/>
      </w:pPr>
    </w:p>
    <w:p w14:paraId="0F6BC914" w14:textId="77777777" w:rsidR="001057F4" w:rsidRPr="00923C45" w:rsidRDefault="001057F4" w:rsidP="001057F4">
      <w:pPr>
        <w:pStyle w:val="ListParagraph"/>
        <w:numPr>
          <w:ilvl w:val="0"/>
          <w:numId w:val="5"/>
        </w:numPr>
        <w:rPr>
          <w:b/>
          <w:bCs/>
          <w:color w:val="000000" w:themeColor="text1"/>
        </w:rPr>
      </w:pPr>
      <w:r>
        <w:rPr>
          <w:b/>
          <w:bCs/>
          <w:color w:val="000000" w:themeColor="text1"/>
        </w:rPr>
        <w:t>Additional Considerations.</w:t>
      </w:r>
    </w:p>
    <w:p w14:paraId="350DC00F" w14:textId="77777777" w:rsidR="001057F4" w:rsidRDefault="001057F4" w:rsidP="001057F4">
      <w:pPr>
        <w:pStyle w:val="ListParagraph"/>
        <w:rPr>
          <w:i/>
          <w:iCs/>
          <w:color w:val="7F7F7F" w:themeColor="text1" w:themeTint="80"/>
        </w:rPr>
      </w:pPr>
      <w:r>
        <w:rPr>
          <w:i/>
          <w:iCs/>
          <w:color w:val="7F7F7F" w:themeColor="text1" w:themeTint="80"/>
        </w:rPr>
        <w:lastRenderedPageBreak/>
        <w:t>No additional considerations have currently been identified. Moving forward, this section will be used to point to specific requirements if they are needed.</w:t>
      </w:r>
    </w:p>
    <w:p w14:paraId="3D106B96" w14:textId="016F19E3" w:rsidR="0046258D" w:rsidRDefault="0046258D" w:rsidP="0046258D"/>
    <w:p w14:paraId="7CB2390E" w14:textId="1DF0701D" w:rsidR="0046258D" w:rsidRDefault="00F1700C" w:rsidP="00F1700C">
      <w:pPr>
        <w:pStyle w:val="Heading2"/>
      </w:pPr>
      <w:r>
        <w:t>5.05</w:t>
      </w:r>
      <w:r>
        <w:tab/>
        <w:t>BC - Business and Commercial Zoning District</w:t>
      </w:r>
      <w:r>
        <w:tab/>
      </w:r>
    </w:p>
    <w:p w14:paraId="39FC361B" w14:textId="5AE27EE1" w:rsidR="0046258D" w:rsidRDefault="0046258D" w:rsidP="00875560">
      <w:pPr>
        <w:pStyle w:val="ListParagraph"/>
        <w:numPr>
          <w:ilvl w:val="0"/>
          <w:numId w:val="13"/>
        </w:numPr>
      </w:pPr>
      <w:r>
        <w:rPr>
          <w:b/>
          <w:bCs/>
        </w:rPr>
        <w:t>Purpose:</w:t>
      </w:r>
      <w:r>
        <w:t xml:space="preserve"> The business and commercial zoning district provides for professional office space, medical offices and clinics, retail, and services at a smaller scale than the employment campus environment. Such uses and activities that fall under this zone are typically located on their own lot or share a common building.</w:t>
      </w:r>
    </w:p>
    <w:p w14:paraId="25A0F102" w14:textId="77777777" w:rsidR="00F1700C" w:rsidRDefault="00F1700C" w:rsidP="00F1700C">
      <w:pPr>
        <w:pStyle w:val="ListParagraph"/>
      </w:pPr>
    </w:p>
    <w:p w14:paraId="0EDA359B" w14:textId="4297E344" w:rsidR="00F1700C" w:rsidRPr="00F1700C" w:rsidRDefault="00F1700C" w:rsidP="00875560">
      <w:pPr>
        <w:pStyle w:val="ListParagraph"/>
        <w:numPr>
          <w:ilvl w:val="0"/>
          <w:numId w:val="13"/>
        </w:numPr>
      </w:pPr>
      <w:r>
        <w:rPr>
          <w:b/>
          <w:bCs/>
        </w:rPr>
        <w:t>Typical Development Pattern.</w:t>
      </w:r>
    </w:p>
    <w:p w14:paraId="5858F9B2" w14:textId="77777777" w:rsidR="00F1700C" w:rsidRDefault="00F1700C" w:rsidP="00F1700C">
      <w:pPr>
        <w:pStyle w:val="ListParagraph"/>
      </w:pPr>
    </w:p>
    <w:p w14:paraId="0BDDD59F" w14:textId="4DFC48E9" w:rsidR="00F1700C" w:rsidRDefault="00F1700C" w:rsidP="00F1700C">
      <w:pPr>
        <w:pStyle w:val="ListParagraph"/>
      </w:pPr>
    </w:p>
    <w:p w14:paraId="285A0459" w14:textId="77777777" w:rsidR="00F1700C" w:rsidRDefault="00F1700C" w:rsidP="00F1700C">
      <w:pPr>
        <w:pStyle w:val="ListParagraph"/>
      </w:pPr>
    </w:p>
    <w:p w14:paraId="1FEC1D52" w14:textId="6E65A4BF" w:rsidR="008B3E06" w:rsidRPr="00757899" w:rsidRDefault="008B3E06" w:rsidP="00875560">
      <w:pPr>
        <w:pStyle w:val="ListParagraph"/>
        <w:numPr>
          <w:ilvl w:val="0"/>
          <w:numId w:val="13"/>
        </w:numPr>
        <w:spacing w:after="160" w:line="278" w:lineRule="auto"/>
        <w:rPr>
          <w:b/>
          <w:bCs/>
        </w:rPr>
      </w:pPr>
      <w:r>
        <w:rPr>
          <w:b/>
          <w:bCs/>
        </w:rPr>
        <w:t>Uses and Activities Allowed.</w:t>
      </w:r>
    </w:p>
    <w:p w14:paraId="402DA19D" w14:textId="3D5994B8" w:rsidR="008B3E06" w:rsidRDefault="008B3E06" w:rsidP="00875560">
      <w:pPr>
        <w:pStyle w:val="ListParagraph"/>
        <w:numPr>
          <w:ilvl w:val="3"/>
          <w:numId w:val="13"/>
        </w:numPr>
        <w:snapToGrid w:val="0"/>
        <w:spacing w:after="120" w:line="240" w:lineRule="auto"/>
        <w:ind w:left="1080"/>
        <w:contextualSpacing w:val="0"/>
        <w:rPr>
          <w:color w:val="000000" w:themeColor="text1"/>
        </w:rPr>
      </w:pPr>
      <w:r>
        <w:rPr>
          <w:color w:val="000000" w:themeColor="text1"/>
        </w:rPr>
        <w:t xml:space="preserve">Uses and activities allowed in the BC zoning district are established in Article 9 of this ordinance as permitted or conditionally permitted. Reference the </w:t>
      </w:r>
      <w:r>
        <w:rPr>
          <w:color w:val="0070C0"/>
          <w:u w:val="single"/>
        </w:rPr>
        <w:t>consolidated table of uses</w:t>
      </w:r>
      <w:r>
        <w:rPr>
          <w:color w:val="0070C0"/>
        </w:rPr>
        <w:t xml:space="preserve"> </w:t>
      </w:r>
      <w:r>
        <w:rPr>
          <w:color w:val="000000" w:themeColor="text1"/>
        </w:rPr>
        <w:t>for additional information.</w:t>
      </w:r>
    </w:p>
    <w:p w14:paraId="319DE12C" w14:textId="573B9F4B" w:rsidR="008B3E06" w:rsidRPr="000105BF" w:rsidRDefault="008B3E06" w:rsidP="008B3E06">
      <w:pPr>
        <w:pStyle w:val="ListParagraph"/>
        <w:snapToGrid w:val="0"/>
        <w:spacing w:after="120" w:line="240" w:lineRule="auto"/>
        <w:ind w:left="1080"/>
        <w:contextualSpacing w:val="0"/>
        <w:rPr>
          <w:i/>
          <w:iCs/>
          <w:color w:val="7F7F7F" w:themeColor="text1" w:themeTint="80"/>
        </w:rPr>
      </w:pPr>
      <w:r>
        <w:rPr>
          <w:i/>
          <w:iCs/>
          <w:color w:val="7F7F7F" w:themeColor="text1" w:themeTint="80"/>
        </w:rPr>
        <w:t xml:space="preserve">For ease in review of these articles, a </w:t>
      </w:r>
      <w:r>
        <w:rPr>
          <w:b/>
          <w:bCs/>
          <w:i/>
          <w:iCs/>
          <w:color w:val="7F7F7F" w:themeColor="text1" w:themeTint="80"/>
        </w:rPr>
        <w:t>temporary list</w:t>
      </w:r>
      <w:r>
        <w:rPr>
          <w:i/>
          <w:iCs/>
          <w:color w:val="7F7F7F" w:themeColor="text1" w:themeTint="80"/>
        </w:rPr>
        <w:t xml:space="preserve"> of permitted and conditional uses allowed within the BC zoning district has been provided in Table 5.04.01 below.</w:t>
      </w:r>
    </w:p>
    <w:p w14:paraId="10D4265C" w14:textId="77777777" w:rsidR="008B3E06" w:rsidRDefault="008B3E06" w:rsidP="00875560">
      <w:pPr>
        <w:pStyle w:val="ListParagraph"/>
        <w:numPr>
          <w:ilvl w:val="3"/>
          <w:numId w:val="13"/>
        </w:numPr>
        <w:snapToGrid w:val="0"/>
        <w:spacing w:before="0" w:after="240" w:line="240" w:lineRule="auto"/>
        <w:ind w:left="1080"/>
        <w:contextualSpacing w:val="0"/>
      </w:pPr>
      <w:r>
        <w:t>Only one principal use or structure is permitted on a lot within this zoning district. Multiple uses may be allowed within a single structure. More than one use or structure considered accessory to the principal use or structure may be permitted.</w:t>
      </w:r>
    </w:p>
    <w:p w14:paraId="37EB43D5" w14:textId="20D7DCB8" w:rsidR="00074DB1" w:rsidRPr="00F1700C" w:rsidRDefault="005B4320" w:rsidP="00875560">
      <w:pPr>
        <w:pStyle w:val="ListParagraph"/>
        <w:numPr>
          <w:ilvl w:val="0"/>
          <w:numId w:val="13"/>
        </w:numPr>
        <w:snapToGrid w:val="0"/>
        <w:spacing w:after="120" w:line="240" w:lineRule="auto"/>
        <w:rPr>
          <w:b/>
          <w:bCs/>
        </w:rPr>
      </w:pPr>
      <w:r>
        <w:rPr>
          <w:b/>
          <w:bCs/>
        </w:rPr>
        <w:t xml:space="preserve">Table 5.05.02 Lot Dimensions. </w:t>
      </w:r>
      <w:r>
        <w:rPr>
          <w:b/>
          <w:bCs/>
          <w:i/>
          <w:iCs/>
        </w:rPr>
        <w:t>(Figure 5.05.01 Lot Dimensions)</w:t>
      </w:r>
      <w:r>
        <w:rPr>
          <w:b/>
          <w:bCs/>
          <w:i/>
          <w:iCs/>
        </w:rPr>
        <w:tab/>
      </w:r>
    </w:p>
    <w:tbl>
      <w:tblPr>
        <w:tblStyle w:val="GridTable1Light"/>
        <w:tblW w:w="8725" w:type="dxa"/>
        <w:tblInd w:w="625" w:type="dxa"/>
        <w:tblLook w:val="04A0" w:firstRow="1" w:lastRow="0" w:firstColumn="1" w:lastColumn="0" w:noHBand="0" w:noVBand="1"/>
      </w:tblPr>
      <w:tblGrid>
        <w:gridCol w:w="1019"/>
        <w:gridCol w:w="1508"/>
        <w:gridCol w:w="1360"/>
        <w:gridCol w:w="1460"/>
        <w:gridCol w:w="1682"/>
        <w:gridCol w:w="1696"/>
      </w:tblGrid>
      <w:tr w:rsidR="00380BE0" w14:paraId="77108CDB" w14:textId="77777777" w:rsidTr="00380B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9" w:type="dxa"/>
          </w:tcPr>
          <w:p w14:paraId="57960763" w14:textId="77777777" w:rsidR="00380BE0" w:rsidRDefault="00380BE0" w:rsidP="00380BE0">
            <w:pPr>
              <w:spacing w:before="0"/>
            </w:pPr>
          </w:p>
        </w:tc>
        <w:tc>
          <w:tcPr>
            <w:tcW w:w="1508" w:type="dxa"/>
          </w:tcPr>
          <w:p w14:paraId="31A645F8" w14:textId="745A8D92" w:rsidR="00380BE0" w:rsidRDefault="00380BE0" w:rsidP="00380BE0">
            <w:pPr>
              <w:spacing w:before="0"/>
              <w:jc w:val="center"/>
              <w:cnfStyle w:val="100000000000" w:firstRow="1" w:lastRow="0" w:firstColumn="0" w:lastColumn="0" w:oddVBand="0" w:evenVBand="0" w:oddHBand="0" w:evenHBand="0" w:firstRowFirstColumn="0" w:firstRowLastColumn="0" w:lastRowFirstColumn="0" w:lastRowLastColumn="0"/>
            </w:pPr>
            <w:r>
              <w:t>Min. Lot Area (ac)</w:t>
            </w:r>
          </w:p>
        </w:tc>
        <w:tc>
          <w:tcPr>
            <w:tcW w:w="1360" w:type="dxa"/>
          </w:tcPr>
          <w:p w14:paraId="1A7EC3B2" w14:textId="42A542D6" w:rsidR="00380BE0" w:rsidRDefault="00380BE0" w:rsidP="00380BE0">
            <w:pPr>
              <w:spacing w:before="0"/>
              <w:jc w:val="center"/>
              <w:cnfStyle w:val="100000000000" w:firstRow="1" w:lastRow="0" w:firstColumn="0" w:lastColumn="0" w:oddVBand="0" w:evenVBand="0" w:oddHBand="0" w:evenHBand="0" w:firstRowFirstColumn="0" w:firstRowLastColumn="0" w:lastRowFirstColumn="0" w:lastRowLastColumn="0"/>
            </w:pPr>
            <w:r>
              <w:rPr>
                <w:highlight w:val="yellow"/>
              </w:rPr>
              <w:t>Gross Floor Area (sq. ft.)</w:t>
            </w:r>
          </w:p>
        </w:tc>
        <w:tc>
          <w:tcPr>
            <w:tcW w:w="1460" w:type="dxa"/>
          </w:tcPr>
          <w:p w14:paraId="52D70F3D" w14:textId="29547585" w:rsidR="00380BE0" w:rsidRDefault="00380BE0" w:rsidP="00380BE0">
            <w:pPr>
              <w:spacing w:before="0"/>
              <w:jc w:val="center"/>
              <w:cnfStyle w:val="100000000000" w:firstRow="1" w:lastRow="0" w:firstColumn="0" w:lastColumn="0" w:oddVBand="0" w:evenVBand="0" w:oddHBand="0" w:evenHBand="0" w:firstRowFirstColumn="0" w:firstRowLastColumn="0" w:lastRowFirstColumn="0" w:lastRowLastColumn="0"/>
            </w:pPr>
            <w:r>
              <w:t>Min. Lot Width (ft)</w:t>
            </w:r>
          </w:p>
        </w:tc>
        <w:tc>
          <w:tcPr>
            <w:tcW w:w="1682" w:type="dxa"/>
          </w:tcPr>
          <w:p w14:paraId="1F707054" w14:textId="76644B29" w:rsidR="00380BE0" w:rsidRDefault="00380BE0" w:rsidP="00380BE0">
            <w:pPr>
              <w:spacing w:before="0"/>
              <w:jc w:val="center"/>
              <w:cnfStyle w:val="100000000000" w:firstRow="1" w:lastRow="0" w:firstColumn="0" w:lastColumn="0" w:oddVBand="0" w:evenVBand="0" w:oddHBand="0" w:evenHBand="0" w:firstRowFirstColumn="0" w:firstRowLastColumn="0" w:lastRowFirstColumn="0" w:lastRowLastColumn="0"/>
            </w:pPr>
            <w:r>
              <w:t>Width to Depth Ratio (%)</w:t>
            </w:r>
          </w:p>
        </w:tc>
        <w:tc>
          <w:tcPr>
            <w:tcW w:w="1696" w:type="dxa"/>
          </w:tcPr>
          <w:p w14:paraId="3791FFD6" w14:textId="1737C361" w:rsidR="00380BE0" w:rsidRDefault="00380BE0" w:rsidP="00380BE0">
            <w:pPr>
              <w:spacing w:before="0"/>
              <w:jc w:val="center"/>
              <w:cnfStyle w:val="100000000000" w:firstRow="1" w:lastRow="0" w:firstColumn="0" w:lastColumn="0" w:oddVBand="0" w:evenVBand="0" w:oddHBand="0" w:evenHBand="0" w:firstRowFirstColumn="0" w:firstRowLastColumn="0" w:lastRowFirstColumn="0" w:lastRowLastColumn="0"/>
            </w:pPr>
            <w:r>
              <w:t>Max. Impervious Surface (%)</w:t>
            </w:r>
          </w:p>
        </w:tc>
      </w:tr>
      <w:tr w:rsidR="00380BE0" w14:paraId="0776989E" w14:textId="77777777" w:rsidTr="00380BE0">
        <w:tc>
          <w:tcPr>
            <w:cnfStyle w:val="001000000000" w:firstRow="0" w:lastRow="0" w:firstColumn="1" w:lastColumn="0" w:oddVBand="0" w:evenVBand="0" w:oddHBand="0" w:evenHBand="0" w:firstRowFirstColumn="0" w:firstRowLastColumn="0" w:lastRowFirstColumn="0" w:lastRowLastColumn="0"/>
            <w:tcW w:w="1019" w:type="dxa"/>
          </w:tcPr>
          <w:p w14:paraId="50F89EC6" w14:textId="77777777" w:rsidR="00380BE0" w:rsidRDefault="00380BE0" w:rsidP="00380BE0">
            <w:pPr>
              <w:spacing w:before="0"/>
            </w:pPr>
            <w:r>
              <w:t>All types</w:t>
            </w:r>
          </w:p>
        </w:tc>
        <w:tc>
          <w:tcPr>
            <w:tcW w:w="1508" w:type="dxa"/>
          </w:tcPr>
          <w:p w14:paraId="6CEFFD73" w14:textId="3CFCE7C8" w:rsidR="00380BE0" w:rsidRDefault="00380BE0" w:rsidP="00380BE0">
            <w:pPr>
              <w:spacing w:before="0"/>
              <w:jc w:val="center"/>
              <w:cnfStyle w:val="000000000000" w:firstRow="0" w:lastRow="0" w:firstColumn="0" w:lastColumn="0" w:oddVBand="0" w:evenVBand="0" w:oddHBand="0" w:evenHBand="0" w:firstRowFirstColumn="0" w:firstRowLastColumn="0" w:lastRowFirstColumn="0" w:lastRowLastColumn="0"/>
            </w:pPr>
            <w:r>
              <w:t>No minimum</w:t>
            </w:r>
          </w:p>
        </w:tc>
        <w:tc>
          <w:tcPr>
            <w:tcW w:w="1360" w:type="dxa"/>
          </w:tcPr>
          <w:p w14:paraId="337866A8" w14:textId="5901F5C4" w:rsidR="00380BE0" w:rsidRDefault="00380BE0" w:rsidP="00380BE0">
            <w:pPr>
              <w:spacing w:before="0"/>
              <w:jc w:val="center"/>
              <w:cnfStyle w:val="000000000000" w:firstRow="0" w:lastRow="0" w:firstColumn="0" w:lastColumn="0" w:oddVBand="0" w:evenVBand="0" w:oddHBand="0" w:evenHBand="0" w:firstRowFirstColumn="0" w:firstRowLastColumn="0" w:lastRowFirstColumn="0" w:lastRowLastColumn="0"/>
            </w:pPr>
            <w:r>
              <w:rPr>
                <w:highlight w:val="yellow"/>
              </w:rPr>
              <w:t>-</w:t>
            </w:r>
          </w:p>
        </w:tc>
        <w:tc>
          <w:tcPr>
            <w:tcW w:w="1460" w:type="dxa"/>
          </w:tcPr>
          <w:p w14:paraId="4DDB17B8" w14:textId="674BEF87" w:rsidR="00380BE0" w:rsidRDefault="00380BE0" w:rsidP="00380BE0">
            <w:pPr>
              <w:spacing w:before="0"/>
              <w:jc w:val="center"/>
              <w:cnfStyle w:val="000000000000" w:firstRow="0" w:lastRow="0" w:firstColumn="0" w:lastColumn="0" w:oddVBand="0" w:evenVBand="0" w:oddHBand="0" w:evenHBand="0" w:firstRowFirstColumn="0" w:firstRowLastColumn="0" w:lastRowFirstColumn="0" w:lastRowLastColumn="0"/>
            </w:pPr>
            <w:r>
              <w:t>80</w:t>
            </w:r>
          </w:p>
        </w:tc>
        <w:tc>
          <w:tcPr>
            <w:tcW w:w="1682" w:type="dxa"/>
          </w:tcPr>
          <w:p w14:paraId="6929B9BE" w14:textId="09F85AAB" w:rsidR="00380BE0" w:rsidRDefault="00380BE0" w:rsidP="00380BE0">
            <w:pPr>
              <w:spacing w:before="0"/>
              <w:jc w:val="center"/>
              <w:cnfStyle w:val="000000000000" w:firstRow="0" w:lastRow="0" w:firstColumn="0" w:lastColumn="0" w:oddVBand="0" w:evenVBand="0" w:oddHBand="0" w:evenHBand="0" w:firstRowFirstColumn="0" w:firstRowLastColumn="0" w:lastRowFirstColumn="0" w:lastRowLastColumn="0"/>
            </w:pPr>
            <w:r>
              <w:t>n/a</w:t>
            </w:r>
          </w:p>
        </w:tc>
        <w:tc>
          <w:tcPr>
            <w:tcW w:w="1696" w:type="dxa"/>
          </w:tcPr>
          <w:p w14:paraId="00C7AE4E" w14:textId="65EFF8B6" w:rsidR="00380BE0" w:rsidRDefault="00380BE0" w:rsidP="00380BE0">
            <w:pPr>
              <w:spacing w:before="0"/>
              <w:jc w:val="center"/>
              <w:cnfStyle w:val="000000000000" w:firstRow="0" w:lastRow="0" w:firstColumn="0" w:lastColumn="0" w:oddVBand="0" w:evenVBand="0" w:oddHBand="0" w:evenHBand="0" w:firstRowFirstColumn="0" w:firstRowLastColumn="0" w:lastRowFirstColumn="0" w:lastRowLastColumn="0"/>
            </w:pPr>
            <w:r>
              <w:t>65</w:t>
            </w:r>
          </w:p>
        </w:tc>
      </w:tr>
      <w:tr w:rsidR="00380BE0" w14:paraId="72F00620" w14:textId="77777777" w:rsidTr="00977644">
        <w:tc>
          <w:tcPr>
            <w:cnfStyle w:val="001000000000" w:firstRow="0" w:lastRow="0" w:firstColumn="1" w:lastColumn="0" w:oddVBand="0" w:evenVBand="0" w:oddHBand="0" w:evenHBand="0" w:firstRowFirstColumn="0" w:firstRowLastColumn="0" w:lastRowFirstColumn="0" w:lastRowLastColumn="0"/>
            <w:tcW w:w="1019" w:type="dxa"/>
            <w:shd w:val="clear" w:color="auto" w:fill="F2F2F2" w:themeFill="background1" w:themeFillShade="F2"/>
          </w:tcPr>
          <w:p w14:paraId="6BC9944D" w14:textId="77777777" w:rsidR="00380BE0" w:rsidRDefault="00380BE0" w:rsidP="00380BE0">
            <w:pPr>
              <w:spacing w:before="0"/>
            </w:pPr>
            <w:r>
              <w:t>Key</w:t>
            </w:r>
          </w:p>
        </w:tc>
        <w:tc>
          <w:tcPr>
            <w:tcW w:w="1508" w:type="dxa"/>
          </w:tcPr>
          <w:p w14:paraId="2F4B4E70" w14:textId="3B1EEDF9" w:rsidR="00380BE0" w:rsidRDefault="00380BE0" w:rsidP="00380BE0">
            <w:pPr>
              <w:spacing w:before="0"/>
              <w:jc w:val="center"/>
              <w:cnfStyle w:val="000000000000" w:firstRow="0" w:lastRow="0" w:firstColumn="0" w:lastColumn="0" w:oddVBand="0" w:evenVBand="0" w:oddHBand="0" w:evenHBand="0" w:firstRowFirstColumn="0" w:firstRowLastColumn="0" w:lastRowFirstColumn="0" w:lastRowLastColumn="0"/>
            </w:pPr>
            <w:r>
              <w:t>C</w:t>
            </w:r>
          </w:p>
        </w:tc>
        <w:tc>
          <w:tcPr>
            <w:tcW w:w="1360" w:type="dxa"/>
          </w:tcPr>
          <w:p w14:paraId="03A011C9" w14:textId="3B3E3ADE" w:rsidR="00380BE0" w:rsidRDefault="00380BE0" w:rsidP="00380BE0">
            <w:pPr>
              <w:spacing w:before="0"/>
              <w:jc w:val="center"/>
              <w:cnfStyle w:val="000000000000" w:firstRow="0" w:lastRow="0" w:firstColumn="0" w:lastColumn="0" w:oddVBand="0" w:evenVBand="0" w:oddHBand="0" w:evenHBand="0" w:firstRowFirstColumn="0" w:firstRowLastColumn="0" w:lastRowFirstColumn="0" w:lastRowLastColumn="0"/>
            </w:pPr>
            <w:r>
              <w:t>D</w:t>
            </w:r>
          </w:p>
        </w:tc>
        <w:tc>
          <w:tcPr>
            <w:tcW w:w="1460" w:type="dxa"/>
          </w:tcPr>
          <w:p w14:paraId="770CF587" w14:textId="5CBD9DEF" w:rsidR="00380BE0" w:rsidRDefault="00380BE0" w:rsidP="00380BE0">
            <w:pPr>
              <w:spacing w:before="0"/>
              <w:jc w:val="center"/>
              <w:cnfStyle w:val="000000000000" w:firstRow="0" w:lastRow="0" w:firstColumn="0" w:lastColumn="0" w:oddVBand="0" w:evenVBand="0" w:oddHBand="0" w:evenHBand="0" w:firstRowFirstColumn="0" w:firstRowLastColumn="0" w:lastRowFirstColumn="0" w:lastRowLastColumn="0"/>
            </w:pPr>
            <w:r>
              <w:t>A</w:t>
            </w:r>
          </w:p>
        </w:tc>
        <w:tc>
          <w:tcPr>
            <w:tcW w:w="1682" w:type="dxa"/>
            <w:shd w:val="clear" w:color="auto" w:fill="F2F2F2" w:themeFill="background1" w:themeFillShade="F2"/>
          </w:tcPr>
          <w:p w14:paraId="473429E3" w14:textId="7F78A72D" w:rsidR="00380BE0" w:rsidRDefault="00380BE0" w:rsidP="00380BE0">
            <w:pPr>
              <w:spacing w:before="0"/>
              <w:jc w:val="center"/>
              <w:cnfStyle w:val="000000000000" w:firstRow="0" w:lastRow="0" w:firstColumn="0" w:lastColumn="0" w:oddVBand="0" w:evenVBand="0" w:oddHBand="0" w:evenHBand="0" w:firstRowFirstColumn="0" w:firstRowLastColumn="0" w:lastRowFirstColumn="0" w:lastRowLastColumn="0"/>
            </w:pPr>
            <w:r>
              <w:t>A/B</w:t>
            </w:r>
          </w:p>
        </w:tc>
        <w:tc>
          <w:tcPr>
            <w:tcW w:w="1696" w:type="dxa"/>
            <w:shd w:val="clear" w:color="auto" w:fill="F2F2F2" w:themeFill="background1" w:themeFillShade="F2"/>
          </w:tcPr>
          <w:p w14:paraId="3737CE3F" w14:textId="68F7CA41" w:rsidR="00380BE0" w:rsidRDefault="00380BE0" w:rsidP="00380BE0">
            <w:pPr>
              <w:spacing w:before="0"/>
              <w:jc w:val="center"/>
              <w:cnfStyle w:val="000000000000" w:firstRow="0" w:lastRow="0" w:firstColumn="0" w:lastColumn="0" w:oddVBand="0" w:evenVBand="0" w:oddHBand="0" w:evenHBand="0" w:firstRowFirstColumn="0" w:firstRowLastColumn="0" w:lastRowFirstColumn="0" w:lastRowLastColumn="0"/>
            </w:pPr>
            <w:r>
              <w:t>-</w:t>
            </w:r>
          </w:p>
        </w:tc>
      </w:tr>
    </w:tbl>
    <w:p w14:paraId="7D27DF26" w14:textId="6285E6F0" w:rsidR="00074DB1" w:rsidRDefault="00074DB1" w:rsidP="00074DB1"/>
    <w:p w14:paraId="7DA8B9CD" w14:textId="08194D9E" w:rsidR="00074DB1" w:rsidRPr="00F1700C" w:rsidRDefault="00380BE0" w:rsidP="00875560">
      <w:pPr>
        <w:pStyle w:val="ListParagraph"/>
        <w:numPr>
          <w:ilvl w:val="0"/>
          <w:numId w:val="13"/>
        </w:numPr>
        <w:rPr>
          <w:b/>
          <w:bCs/>
        </w:rPr>
      </w:pPr>
      <w:r>
        <w:rPr>
          <w:b/>
          <w:bCs/>
        </w:rPr>
        <w:t xml:space="preserve">Table 5.05.03 Lot Setbacks. </w:t>
      </w:r>
      <w:r>
        <w:rPr>
          <w:b/>
          <w:bCs/>
          <w:i/>
          <w:iCs/>
        </w:rPr>
        <w:t>(Figure 5.05.02 Setbacks and Build-To Zone)</w:t>
      </w:r>
    </w:p>
    <w:tbl>
      <w:tblPr>
        <w:tblStyle w:val="GridTable1Light"/>
        <w:tblW w:w="8185" w:type="dxa"/>
        <w:tblLook w:val="04A0" w:firstRow="1" w:lastRow="0" w:firstColumn="1" w:lastColumn="0" w:noHBand="0" w:noVBand="1"/>
      </w:tblPr>
      <w:tblGrid>
        <w:gridCol w:w="2369"/>
        <w:gridCol w:w="1046"/>
        <w:gridCol w:w="1080"/>
        <w:gridCol w:w="1170"/>
        <w:gridCol w:w="1170"/>
        <w:gridCol w:w="1350"/>
      </w:tblGrid>
      <w:tr w:rsidR="00074DB1" w14:paraId="1308F9B7" w14:textId="77777777" w:rsidTr="00380B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9" w:type="dxa"/>
            <w:vAlign w:val="center"/>
          </w:tcPr>
          <w:p w14:paraId="4CECD732" w14:textId="77777777" w:rsidR="00074DB1" w:rsidRDefault="00074DB1" w:rsidP="00380BE0">
            <w:pPr>
              <w:spacing w:before="0"/>
              <w:jc w:val="center"/>
            </w:pPr>
          </w:p>
        </w:tc>
        <w:tc>
          <w:tcPr>
            <w:tcW w:w="1046" w:type="dxa"/>
            <w:vAlign w:val="center"/>
          </w:tcPr>
          <w:p w14:paraId="35087E65" w14:textId="77777777" w:rsidR="00074DB1" w:rsidRDefault="00074DB1" w:rsidP="00380BE0">
            <w:pPr>
              <w:spacing w:before="0"/>
              <w:jc w:val="center"/>
              <w:cnfStyle w:val="100000000000" w:firstRow="1" w:lastRow="0" w:firstColumn="0" w:lastColumn="0" w:oddVBand="0" w:evenVBand="0" w:oddHBand="0" w:evenHBand="0" w:firstRowFirstColumn="0" w:firstRowLastColumn="0" w:lastRowFirstColumn="0" w:lastRowLastColumn="0"/>
            </w:pPr>
            <w:r>
              <w:t>Min. Front (ft)</w:t>
            </w:r>
          </w:p>
        </w:tc>
        <w:tc>
          <w:tcPr>
            <w:tcW w:w="1080" w:type="dxa"/>
            <w:vAlign w:val="center"/>
          </w:tcPr>
          <w:p w14:paraId="21E5AB61" w14:textId="77777777" w:rsidR="00074DB1" w:rsidRDefault="00074DB1" w:rsidP="00380BE0">
            <w:pPr>
              <w:spacing w:before="0"/>
              <w:jc w:val="center"/>
              <w:cnfStyle w:val="100000000000" w:firstRow="1" w:lastRow="0" w:firstColumn="0" w:lastColumn="0" w:oddVBand="0" w:evenVBand="0" w:oddHBand="0" w:evenHBand="0" w:firstRowFirstColumn="0" w:firstRowLastColumn="0" w:lastRowFirstColumn="0" w:lastRowLastColumn="0"/>
            </w:pPr>
            <w:r>
              <w:t>Min. Rear (ft)</w:t>
            </w:r>
          </w:p>
        </w:tc>
        <w:tc>
          <w:tcPr>
            <w:tcW w:w="1170" w:type="dxa"/>
            <w:vAlign w:val="center"/>
          </w:tcPr>
          <w:p w14:paraId="02EC750B" w14:textId="3A0603D6" w:rsidR="00074DB1" w:rsidRDefault="00074DB1" w:rsidP="00380BE0">
            <w:pPr>
              <w:spacing w:before="0"/>
              <w:jc w:val="center"/>
              <w:cnfStyle w:val="100000000000" w:firstRow="1" w:lastRow="0" w:firstColumn="0" w:lastColumn="0" w:oddVBand="0" w:evenVBand="0" w:oddHBand="0" w:evenHBand="0" w:firstRowFirstColumn="0" w:firstRowLastColumn="0" w:lastRowFirstColumn="0" w:lastRowLastColumn="0"/>
            </w:pPr>
            <w:r>
              <w:t>Min. Side, Interior (ft)</w:t>
            </w:r>
          </w:p>
        </w:tc>
        <w:tc>
          <w:tcPr>
            <w:tcW w:w="1170" w:type="dxa"/>
            <w:vAlign w:val="center"/>
          </w:tcPr>
          <w:p w14:paraId="4452E171" w14:textId="76FFA366" w:rsidR="00074DB1" w:rsidRDefault="00074DB1" w:rsidP="00380BE0">
            <w:pPr>
              <w:spacing w:before="0"/>
              <w:jc w:val="center"/>
              <w:cnfStyle w:val="100000000000" w:firstRow="1" w:lastRow="0" w:firstColumn="0" w:lastColumn="0" w:oddVBand="0" w:evenVBand="0" w:oddHBand="0" w:evenHBand="0" w:firstRowFirstColumn="0" w:firstRowLastColumn="0" w:lastRowFirstColumn="0" w:lastRowLastColumn="0"/>
            </w:pPr>
            <w:r>
              <w:t>Min. Side, Street (ft)</w:t>
            </w:r>
          </w:p>
        </w:tc>
        <w:tc>
          <w:tcPr>
            <w:tcW w:w="1350" w:type="dxa"/>
            <w:vAlign w:val="center"/>
          </w:tcPr>
          <w:p w14:paraId="3A9F799B" w14:textId="2E82C29E" w:rsidR="00074DB1" w:rsidRDefault="00380BE0" w:rsidP="00380BE0">
            <w:pPr>
              <w:spacing w:before="0"/>
              <w:jc w:val="center"/>
              <w:cnfStyle w:val="100000000000" w:firstRow="1" w:lastRow="0" w:firstColumn="0" w:lastColumn="0" w:oddVBand="0" w:evenVBand="0" w:oddHBand="0" w:evenHBand="0" w:firstRowFirstColumn="0" w:firstRowLastColumn="0" w:lastRowFirstColumn="0" w:lastRowLastColumn="0"/>
            </w:pPr>
            <w:r>
              <w:t xml:space="preserve">Interior </w:t>
            </w:r>
            <w:r>
              <w:rPr>
                <w:sz w:val="16"/>
                <w:szCs w:val="16"/>
              </w:rPr>
              <w:t>(ft. btwn buildings if multiple)</w:t>
            </w:r>
          </w:p>
        </w:tc>
      </w:tr>
      <w:tr w:rsidR="00074DB1" w14:paraId="6429EB41" w14:textId="77777777" w:rsidTr="00380BE0">
        <w:tc>
          <w:tcPr>
            <w:cnfStyle w:val="001000000000" w:firstRow="0" w:lastRow="0" w:firstColumn="1" w:lastColumn="0" w:oddVBand="0" w:evenVBand="0" w:oddHBand="0" w:evenHBand="0" w:firstRowFirstColumn="0" w:firstRowLastColumn="0" w:lastRowFirstColumn="0" w:lastRowLastColumn="0"/>
            <w:tcW w:w="2369" w:type="dxa"/>
          </w:tcPr>
          <w:p w14:paraId="5A60A31E" w14:textId="77777777" w:rsidR="00074DB1" w:rsidRDefault="00074DB1" w:rsidP="00380BE0">
            <w:pPr>
              <w:spacing w:before="0"/>
            </w:pPr>
            <w:r>
              <w:t>Principal Structure</w:t>
            </w:r>
          </w:p>
        </w:tc>
        <w:tc>
          <w:tcPr>
            <w:tcW w:w="1046" w:type="dxa"/>
            <w:vAlign w:val="center"/>
          </w:tcPr>
          <w:p w14:paraId="485E943C" w14:textId="1D41430C" w:rsidR="00074DB1" w:rsidRDefault="00386495" w:rsidP="00380BE0">
            <w:pPr>
              <w:spacing w:before="0"/>
              <w:jc w:val="center"/>
              <w:cnfStyle w:val="000000000000" w:firstRow="0" w:lastRow="0" w:firstColumn="0" w:lastColumn="0" w:oddVBand="0" w:evenVBand="0" w:oddHBand="0" w:evenHBand="0" w:firstRowFirstColumn="0" w:firstRowLastColumn="0" w:lastRowFirstColumn="0" w:lastRowLastColumn="0"/>
            </w:pPr>
            <w:r>
              <w:t>25*</w:t>
            </w:r>
          </w:p>
        </w:tc>
        <w:tc>
          <w:tcPr>
            <w:tcW w:w="1080" w:type="dxa"/>
            <w:vAlign w:val="center"/>
          </w:tcPr>
          <w:p w14:paraId="6F698F92" w14:textId="3DFCF933" w:rsidR="00074DB1" w:rsidRDefault="008764E2" w:rsidP="00380BE0">
            <w:pPr>
              <w:spacing w:before="0"/>
              <w:jc w:val="center"/>
              <w:cnfStyle w:val="000000000000" w:firstRow="0" w:lastRow="0" w:firstColumn="0" w:lastColumn="0" w:oddVBand="0" w:evenVBand="0" w:oddHBand="0" w:evenHBand="0" w:firstRowFirstColumn="0" w:firstRowLastColumn="0" w:lastRowFirstColumn="0" w:lastRowLastColumn="0"/>
            </w:pPr>
            <w:r>
              <w:t>10^</w:t>
            </w:r>
          </w:p>
        </w:tc>
        <w:tc>
          <w:tcPr>
            <w:tcW w:w="1170" w:type="dxa"/>
            <w:vAlign w:val="center"/>
          </w:tcPr>
          <w:p w14:paraId="3FB5C2B5" w14:textId="147EC68E" w:rsidR="00074DB1" w:rsidRDefault="00216770" w:rsidP="00380BE0">
            <w:pPr>
              <w:spacing w:before="0"/>
              <w:jc w:val="center"/>
              <w:cnfStyle w:val="000000000000" w:firstRow="0" w:lastRow="0" w:firstColumn="0" w:lastColumn="0" w:oddVBand="0" w:evenVBand="0" w:oddHBand="0" w:evenHBand="0" w:firstRowFirstColumn="0" w:firstRowLastColumn="0" w:lastRowFirstColumn="0" w:lastRowLastColumn="0"/>
            </w:pPr>
            <w:r>
              <w:t>10^</w:t>
            </w:r>
          </w:p>
        </w:tc>
        <w:tc>
          <w:tcPr>
            <w:tcW w:w="1170" w:type="dxa"/>
            <w:vAlign w:val="center"/>
          </w:tcPr>
          <w:p w14:paraId="3AFB7E88" w14:textId="5059DBBF" w:rsidR="00074DB1" w:rsidRDefault="0020147A" w:rsidP="00380BE0">
            <w:pPr>
              <w:spacing w:before="0"/>
              <w:jc w:val="center"/>
              <w:cnfStyle w:val="000000000000" w:firstRow="0" w:lastRow="0" w:firstColumn="0" w:lastColumn="0" w:oddVBand="0" w:evenVBand="0" w:oddHBand="0" w:evenHBand="0" w:firstRowFirstColumn="0" w:firstRowLastColumn="0" w:lastRowFirstColumn="0" w:lastRowLastColumn="0"/>
            </w:pPr>
            <w:r>
              <w:t>25*</w:t>
            </w:r>
          </w:p>
        </w:tc>
        <w:tc>
          <w:tcPr>
            <w:tcW w:w="1350" w:type="dxa"/>
            <w:vAlign w:val="center"/>
          </w:tcPr>
          <w:p w14:paraId="5D320D02" w14:textId="6CA887F6" w:rsidR="00074DB1" w:rsidRDefault="00216770" w:rsidP="00380BE0">
            <w:pPr>
              <w:spacing w:before="0"/>
              <w:jc w:val="center"/>
              <w:cnfStyle w:val="000000000000" w:firstRow="0" w:lastRow="0" w:firstColumn="0" w:lastColumn="0" w:oddVBand="0" w:evenVBand="0" w:oddHBand="0" w:evenHBand="0" w:firstRowFirstColumn="0" w:firstRowLastColumn="0" w:lastRowFirstColumn="0" w:lastRowLastColumn="0"/>
            </w:pPr>
            <w:r>
              <w:t>24</w:t>
            </w:r>
          </w:p>
        </w:tc>
      </w:tr>
      <w:tr w:rsidR="00074DB1" w14:paraId="3C6AA34E" w14:textId="77777777" w:rsidTr="00380BE0">
        <w:tc>
          <w:tcPr>
            <w:cnfStyle w:val="001000000000" w:firstRow="0" w:lastRow="0" w:firstColumn="1" w:lastColumn="0" w:oddVBand="0" w:evenVBand="0" w:oddHBand="0" w:evenHBand="0" w:firstRowFirstColumn="0" w:firstRowLastColumn="0" w:lastRowFirstColumn="0" w:lastRowLastColumn="0"/>
            <w:tcW w:w="2369" w:type="dxa"/>
          </w:tcPr>
          <w:p w14:paraId="3732FB2C" w14:textId="77777777" w:rsidR="00074DB1" w:rsidRDefault="00074DB1" w:rsidP="00380BE0">
            <w:pPr>
              <w:spacing w:before="0"/>
            </w:pPr>
            <w:r>
              <w:t>Accessory Structure(s)</w:t>
            </w:r>
          </w:p>
        </w:tc>
        <w:tc>
          <w:tcPr>
            <w:tcW w:w="1046" w:type="dxa"/>
            <w:vAlign w:val="center"/>
          </w:tcPr>
          <w:p w14:paraId="39DAA9AA" w14:textId="01F3FFB4" w:rsidR="00074DB1" w:rsidRDefault="00386495" w:rsidP="00380BE0">
            <w:pPr>
              <w:spacing w:before="0"/>
              <w:jc w:val="center"/>
              <w:cnfStyle w:val="000000000000" w:firstRow="0" w:lastRow="0" w:firstColumn="0" w:lastColumn="0" w:oddVBand="0" w:evenVBand="0" w:oddHBand="0" w:evenHBand="0" w:firstRowFirstColumn="0" w:firstRowLastColumn="0" w:lastRowFirstColumn="0" w:lastRowLastColumn="0"/>
            </w:pPr>
            <w:r>
              <w:t>25*</w:t>
            </w:r>
          </w:p>
        </w:tc>
        <w:tc>
          <w:tcPr>
            <w:tcW w:w="1080" w:type="dxa"/>
            <w:vAlign w:val="center"/>
          </w:tcPr>
          <w:p w14:paraId="14ABC111" w14:textId="1B8B9B0D" w:rsidR="00074DB1" w:rsidRDefault="00216770" w:rsidP="00380BE0">
            <w:pPr>
              <w:spacing w:before="0"/>
              <w:jc w:val="center"/>
              <w:cnfStyle w:val="000000000000" w:firstRow="0" w:lastRow="0" w:firstColumn="0" w:lastColumn="0" w:oddVBand="0" w:evenVBand="0" w:oddHBand="0" w:evenHBand="0" w:firstRowFirstColumn="0" w:firstRowLastColumn="0" w:lastRowFirstColumn="0" w:lastRowLastColumn="0"/>
            </w:pPr>
            <w:r>
              <w:t>5^</w:t>
            </w:r>
          </w:p>
        </w:tc>
        <w:tc>
          <w:tcPr>
            <w:tcW w:w="1170" w:type="dxa"/>
            <w:vAlign w:val="center"/>
          </w:tcPr>
          <w:p w14:paraId="1C1A68A4" w14:textId="6045D2DA" w:rsidR="00074DB1" w:rsidRDefault="00216770" w:rsidP="00380BE0">
            <w:pPr>
              <w:spacing w:before="0"/>
              <w:jc w:val="center"/>
              <w:cnfStyle w:val="000000000000" w:firstRow="0" w:lastRow="0" w:firstColumn="0" w:lastColumn="0" w:oddVBand="0" w:evenVBand="0" w:oddHBand="0" w:evenHBand="0" w:firstRowFirstColumn="0" w:firstRowLastColumn="0" w:lastRowFirstColumn="0" w:lastRowLastColumn="0"/>
            </w:pPr>
            <w:r>
              <w:t>5^</w:t>
            </w:r>
          </w:p>
        </w:tc>
        <w:tc>
          <w:tcPr>
            <w:tcW w:w="1170" w:type="dxa"/>
            <w:vAlign w:val="center"/>
          </w:tcPr>
          <w:p w14:paraId="3C2D2FA6" w14:textId="0E8FD1F5" w:rsidR="00074DB1" w:rsidRDefault="0020147A" w:rsidP="00380BE0">
            <w:pPr>
              <w:spacing w:before="0"/>
              <w:jc w:val="center"/>
              <w:cnfStyle w:val="000000000000" w:firstRow="0" w:lastRow="0" w:firstColumn="0" w:lastColumn="0" w:oddVBand="0" w:evenVBand="0" w:oddHBand="0" w:evenHBand="0" w:firstRowFirstColumn="0" w:firstRowLastColumn="0" w:lastRowFirstColumn="0" w:lastRowLastColumn="0"/>
            </w:pPr>
            <w:r>
              <w:t>25*</w:t>
            </w:r>
          </w:p>
        </w:tc>
        <w:tc>
          <w:tcPr>
            <w:tcW w:w="1350" w:type="dxa"/>
            <w:vAlign w:val="center"/>
          </w:tcPr>
          <w:p w14:paraId="2C89C581" w14:textId="56C06995" w:rsidR="00074DB1" w:rsidRDefault="00216770" w:rsidP="00380BE0">
            <w:pPr>
              <w:spacing w:before="0"/>
              <w:jc w:val="center"/>
              <w:cnfStyle w:val="000000000000" w:firstRow="0" w:lastRow="0" w:firstColumn="0" w:lastColumn="0" w:oddVBand="0" w:evenVBand="0" w:oddHBand="0" w:evenHBand="0" w:firstRowFirstColumn="0" w:firstRowLastColumn="0" w:lastRowFirstColumn="0" w:lastRowLastColumn="0"/>
            </w:pPr>
            <w:r>
              <w:t>24</w:t>
            </w:r>
          </w:p>
        </w:tc>
      </w:tr>
      <w:tr w:rsidR="00216770" w14:paraId="4DA57151" w14:textId="77777777" w:rsidTr="00380BE0">
        <w:tc>
          <w:tcPr>
            <w:cnfStyle w:val="001000000000" w:firstRow="0" w:lastRow="0" w:firstColumn="1" w:lastColumn="0" w:oddVBand="0" w:evenVBand="0" w:oddHBand="0" w:evenHBand="0" w:firstRowFirstColumn="0" w:firstRowLastColumn="0" w:lastRowFirstColumn="0" w:lastRowLastColumn="0"/>
            <w:tcW w:w="2369" w:type="dxa"/>
          </w:tcPr>
          <w:p w14:paraId="6207BF13" w14:textId="77777777" w:rsidR="00216770" w:rsidRDefault="00216770" w:rsidP="00380BE0">
            <w:pPr>
              <w:spacing w:before="0"/>
            </w:pPr>
            <w:r>
              <w:t>Key</w:t>
            </w:r>
          </w:p>
        </w:tc>
        <w:tc>
          <w:tcPr>
            <w:tcW w:w="1046" w:type="dxa"/>
            <w:vAlign w:val="center"/>
          </w:tcPr>
          <w:p w14:paraId="5E3A30A4" w14:textId="5B914744" w:rsidR="00216770" w:rsidRDefault="00216770" w:rsidP="00380BE0">
            <w:pPr>
              <w:spacing w:before="0"/>
              <w:jc w:val="center"/>
              <w:cnfStyle w:val="000000000000" w:firstRow="0" w:lastRow="0" w:firstColumn="0" w:lastColumn="0" w:oddVBand="0" w:evenVBand="0" w:oddHBand="0" w:evenHBand="0" w:firstRowFirstColumn="0" w:firstRowLastColumn="0" w:lastRowFirstColumn="0" w:lastRowLastColumn="0"/>
            </w:pPr>
            <w:r>
              <w:t>A</w:t>
            </w:r>
          </w:p>
        </w:tc>
        <w:tc>
          <w:tcPr>
            <w:tcW w:w="1080" w:type="dxa"/>
            <w:vAlign w:val="center"/>
          </w:tcPr>
          <w:p w14:paraId="7968DD44" w14:textId="6F67D7DD" w:rsidR="00216770" w:rsidRDefault="00216770" w:rsidP="00380BE0">
            <w:pPr>
              <w:spacing w:before="0"/>
              <w:jc w:val="center"/>
              <w:cnfStyle w:val="000000000000" w:firstRow="0" w:lastRow="0" w:firstColumn="0" w:lastColumn="0" w:oddVBand="0" w:evenVBand="0" w:oddHBand="0" w:evenHBand="0" w:firstRowFirstColumn="0" w:firstRowLastColumn="0" w:lastRowFirstColumn="0" w:lastRowLastColumn="0"/>
            </w:pPr>
            <w:r>
              <w:t>B</w:t>
            </w:r>
          </w:p>
        </w:tc>
        <w:tc>
          <w:tcPr>
            <w:tcW w:w="1170" w:type="dxa"/>
            <w:vAlign w:val="center"/>
          </w:tcPr>
          <w:p w14:paraId="46FD63CD" w14:textId="7DD12328" w:rsidR="00216770" w:rsidRDefault="00216770" w:rsidP="00380BE0">
            <w:pPr>
              <w:spacing w:before="0"/>
              <w:jc w:val="center"/>
              <w:cnfStyle w:val="000000000000" w:firstRow="0" w:lastRow="0" w:firstColumn="0" w:lastColumn="0" w:oddVBand="0" w:evenVBand="0" w:oddHBand="0" w:evenHBand="0" w:firstRowFirstColumn="0" w:firstRowLastColumn="0" w:lastRowFirstColumn="0" w:lastRowLastColumn="0"/>
            </w:pPr>
            <w:r>
              <w:t>C</w:t>
            </w:r>
          </w:p>
        </w:tc>
        <w:tc>
          <w:tcPr>
            <w:tcW w:w="1170" w:type="dxa"/>
            <w:vAlign w:val="center"/>
          </w:tcPr>
          <w:p w14:paraId="01EA911C" w14:textId="5B3EA8B2" w:rsidR="00216770" w:rsidRDefault="00216770" w:rsidP="00380BE0">
            <w:pPr>
              <w:spacing w:before="0"/>
              <w:jc w:val="center"/>
              <w:cnfStyle w:val="000000000000" w:firstRow="0" w:lastRow="0" w:firstColumn="0" w:lastColumn="0" w:oddVBand="0" w:evenVBand="0" w:oddHBand="0" w:evenHBand="0" w:firstRowFirstColumn="0" w:firstRowLastColumn="0" w:lastRowFirstColumn="0" w:lastRowLastColumn="0"/>
            </w:pPr>
            <w:r>
              <w:t>D</w:t>
            </w:r>
          </w:p>
        </w:tc>
        <w:tc>
          <w:tcPr>
            <w:tcW w:w="1350" w:type="dxa"/>
            <w:vAlign w:val="center"/>
          </w:tcPr>
          <w:p w14:paraId="1ECD8649" w14:textId="0DDA958D" w:rsidR="00216770" w:rsidRDefault="00216770" w:rsidP="00380BE0">
            <w:pPr>
              <w:spacing w:before="0"/>
              <w:jc w:val="center"/>
              <w:cnfStyle w:val="000000000000" w:firstRow="0" w:lastRow="0" w:firstColumn="0" w:lastColumn="0" w:oddVBand="0" w:evenVBand="0" w:oddHBand="0" w:evenHBand="0" w:firstRowFirstColumn="0" w:firstRowLastColumn="0" w:lastRowFirstColumn="0" w:lastRowLastColumn="0"/>
            </w:pPr>
            <w:r>
              <w:t>E</w:t>
            </w:r>
          </w:p>
        </w:tc>
      </w:tr>
    </w:tbl>
    <w:p w14:paraId="6883535A" w14:textId="77777777" w:rsidR="00380BE0" w:rsidRPr="004A0C11" w:rsidRDefault="00380BE0" w:rsidP="00380BE0">
      <w:pPr>
        <w:spacing w:before="0" w:after="0"/>
        <w:rPr>
          <w:sz w:val="16"/>
          <w:szCs w:val="16"/>
        </w:rPr>
      </w:pPr>
      <w:r>
        <w:rPr>
          <w:sz w:val="16"/>
          <w:szCs w:val="16"/>
        </w:rPr>
        <w:t>^Setback increases to 20 feet if abutting a residential zoning district or lot with an established residential use.</w:t>
      </w:r>
    </w:p>
    <w:p w14:paraId="11218BC6" w14:textId="77777777" w:rsidR="00380BE0" w:rsidRPr="004A0C11" w:rsidRDefault="00380BE0" w:rsidP="00380BE0">
      <w:pPr>
        <w:spacing w:before="0" w:after="0"/>
        <w:rPr>
          <w:sz w:val="16"/>
          <w:szCs w:val="16"/>
        </w:rPr>
      </w:pPr>
      <w:r>
        <w:rPr>
          <w:sz w:val="16"/>
          <w:szCs w:val="16"/>
        </w:rPr>
        <w:t>*Street frontage type may dictate a reduced setback; refer to Article 18 for additional detail.</w:t>
      </w:r>
    </w:p>
    <w:p w14:paraId="6792F003" w14:textId="45F96C4A" w:rsidR="00E10A69" w:rsidRDefault="00E10A69" w:rsidP="00074DB1"/>
    <w:p w14:paraId="023FBEFE" w14:textId="0813C38B" w:rsidR="00386495" w:rsidRPr="00BD3661" w:rsidRDefault="00386495" w:rsidP="00875560">
      <w:pPr>
        <w:pStyle w:val="ListParagraph"/>
        <w:numPr>
          <w:ilvl w:val="0"/>
          <w:numId w:val="13"/>
        </w:numPr>
        <w:rPr>
          <w:b/>
          <w:bCs/>
        </w:rPr>
      </w:pPr>
      <w:r>
        <w:rPr>
          <w:b/>
          <w:bCs/>
        </w:rPr>
        <w:t xml:space="preserve">Table 5.05.04 Build-to Zone. </w:t>
      </w:r>
      <w:r>
        <w:rPr>
          <w:b/>
          <w:bCs/>
          <w:i/>
          <w:iCs/>
        </w:rPr>
        <w:t>(Figure 5.05.02 Setbacks and Build-To Zone)</w:t>
      </w:r>
    </w:p>
    <w:tbl>
      <w:tblPr>
        <w:tblStyle w:val="GridTable1Light"/>
        <w:tblW w:w="8118" w:type="dxa"/>
        <w:tblInd w:w="607" w:type="dxa"/>
        <w:tblLayout w:type="fixed"/>
        <w:tblLook w:val="04A0" w:firstRow="1" w:lastRow="0" w:firstColumn="1" w:lastColumn="0" w:noHBand="0" w:noVBand="1"/>
      </w:tblPr>
      <w:tblGrid>
        <w:gridCol w:w="2335"/>
        <w:gridCol w:w="1283"/>
        <w:gridCol w:w="810"/>
        <w:gridCol w:w="720"/>
        <w:gridCol w:w="1260"/>
        <w:gridCol w:w="1080"/>
        <w:gridCol w:w="630"/>
      </w:tblGrid>
      <w:tr w:rsidR="00386495" w14:paraId="37662D46" w14:textId="77777777" w:rsidTr="00A833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vAlign w:val="center"/>
          </w:tcPr>
          <w:p w14:paraId="628EB870" w14:textId="77777777" w:rsidR="00386495" w:rsidRDefault="00386495" w:rsidP="00C50269">
            <w:pPr>
              <w:spacing w:before="0"/>
            </w:pPr>
            <w:r>
              <w:lastRenderedPageBreak/>
              <w:t>Building Types</w:t>
            </w:r>
          </w:p>
        </w:tc>
        <w:tc>
          <w:tcPr>
            <w:tcW w:w="1283" w:type="dxa"/>
            <w:vAlign w:val="center"/>
          </w:tcPr>
          <w:p w14:paraId="18469A4D" w14:textId="77777777" w:rsidR="00386495" w:rsidRDefault="00386495" w:rsidP="00C50269">
            <w:pPr>
              <w:spacing w:before="0"/>
              <w:jc w:val="center"/>
              <w:cnfStyle w:val="100000000000" w:firstRow="1" w:lastRow="0" w:firstColumn="0" w:lastColumn="0" w:oddVBand="0" w:evenVBand="0" w:oddHBand="0" w:evenHBand="0" w:firstRowFirstColumn="0" w:firstRowLastColumn="0" w:lastRowFirstColumn="0" w:lastRowLastColumn="0"/>
            </w:pPr>
            <w:r>
              <w:t>BTZ  - Front (ft)</w:t>
            </w:r>
          </w:p>
        </w:tc>
        <w:tc>
          <w:tcPr>
            <w:tcW w:w="810" w:type="dxa"/>
            <w:vAlign w:val="center"/>
          </w:tcPr>
          <w:p w14:paraId="679A3EE2" w14:textId="77777777" w:rsidR="00386495" w:rsidRDefault="00386495" w:rsidP="00C50269">
            <w:pPr>
              <w:spacing w:before="0"/>
              <w:jc w:val="center"/>
              <w:cnfStyle w:val="100000000000" w:firstRow="1" w:lastRow="0" w:firstColumn="0" w:lastColumn="0" w:oddVBand="0" w:evenVBand="0" w:oddHBand="0" w:evenHBand="0" w:firstRowFirstColumn="0" w:firstRowLastColumn="0" w:lastRowFirstColumn="0" w:lastRowLastColumn="0"/>
            </w:pPr>
            <w:r>
              <w:t>Front (%)</w:t>
            </w:r>
          </w:p>
        </w:tc>
        <w:tc>
          <w:tcPr>
            <w:tcW w:w="720" w:type="dxa"/>
            <w:shd w:val="clear" w:color="auto" w:fill="F2F2F2" w:themeFill="background1" w:themeFillShade="F2"/>
            <w:vAlign w:val="center"/>
          </w:tcPr>
          <w:p w14:paraId="236B45CF" w14:textId="77777777" w:rsidR="00386495" w:rsidRDefault="00386495" w:rsidP="00C50269">
            <w:pPr>
              <w:spacing w:before="0"/>
              <w:jc w:val="center"/>
              <w:cnfStyle w:val="100000000000" w:firstRow="1" w:lastRow="0" w:firstColumn="0" w:lastColumn="0" w:oddVBand="0" w:evenVBand="0" w:oddHBand="0" w:evenHBand="0" w:firstRowFirstColumn="0" w:firstRowLastColumn="0" w:lastRowFirstColumn="0" w:lastRowLastColumn="0"/>
            </w:pPr>
            <w:r>
              <w:t>Key</w:t>
            </w:r>
          </w:p>
        </w:tc>
        <w:tc>
          <w:tcPr>
            <w:tcW w:w="1260" w:type="dxa"/>
            <w:vAlign w:val="center"/>
          </w:tcPr>
          <w:p w14:paraId="6561EAA4" w14:textId="77777777" w:rsidR="00386495" w:rsidRDefault="00386495" w:rsidP="00C50269">
            <w:pPr>
              <w:spacing w:before="0"/>
              <w:jc w:val="center"/>
              <w:cnfStyle w:val="100000000000" w:firstRow="1" w:lastRow="0" w:firstColumn="0" w:lastColumn="0" w:oddVBand="0" w:evenVBand="0" w:oddHBand="0" w:evenHBand="0" w:firstRowFirstColumn="0" w:firstRowLastColumn="0" w:lastRowFirstColumn="0" w:lastRowLastColumn="0"/>
            </w:pPr>
            <w:r>
              <w:t>BTZ – Side Street (ft)</w:t>
            </w:r>
          </w:p>
        </w:tc>
        <w:tc>
          <w:tcPr>
            <w:tcW w:w="1080" w:type="dxa"/>
            <w:vAlign w:val="center"/>
          </w:tcPr>
          <w:p w14:paraId="78738A9D" w14:textId="77777777" w:rsidR="00386495" w:rsidRDefault="00386495" w:rsidP="00C50269">
            <w:pPr>
              <w:spacing w:before="0"/>
              <w:jc w:val="center"/>
              <w:cnfStyle w:val="100000000000" w:firstRow="1" w:lastRow="0" w:firstColumn="0" w:lastColumn="0" w:oddVBand="0" w:evenVBand="0" w:oddHBand="0" w:evenHBand="0" w:firstRowFirstColumn="0" w:firstRowLastColumn="0" w:lastRowFirstColumn="0" w:lastRowLastColumn="0"/>
            </w:pPr>
            <w:r>
              <w:t>Side Street (%)</w:t>
            </w:r>
          </w:p>
        </w:tc>
        <w:tc>
          <w:tcPr>
            <w:tcW w:w="630" w:type="dxa"/>
            <w:shd w:val="clear" w:color="auto" w:fill="F2F2F2" w:themeFill="background1" w:themeFillShade="F2"/>
            <w:vAlign w:val="center"/>
          </w:tcPr>
          <w:p w14:paraId="03999E9A" w14:textId="77777777" w:rsidR="00386495" w:rsidRDefault="00386495" w:rsidP="00C50269">
            <w:pPr>
              <w:spacing w:before="0"/>
              <w:jc w:val="center"/>
              <w:cnfStyle w:val="100000000000" w:firstRow="1" w:lastRow="0" w:firstColumn="0" w:lastColumn="0" w:oddVBand="0" w:evenVBand="0" w:oddHBand="0" w:evenHBand="0" w:firstRowFirstColumn="0" w:firstRowLastColumn="0" w:lastRowFirstColumn="0" w:lastRowLastColumn="0"/>
            </w:pPr>
            <w:r>
              <w:t>Key</w:t>
            </w:r>
          </w:p>
        </w:tc>
      </w:tr>
      <w:tr w:rsidR="00386495" w14:paraId="2975899F" w14:textId="77777777" w:rsidTr="00A833FA">
        <w:tc>
          <w:tcPr>
            <w:cnfStyle w:val="001000000000" w:firstRow="0" w:lastRow="0" w:firstColumn="1" w:lastColumn="0" w:oddVBand="0" w:evenVBand="0" w:oddHBand="0" w:evenHBand="0" w:firstRowFirstColumn="0" w:firstRowLastColumn="0" w:lastRowFirstColumn="0" w:lastRowLastColumn="0"/>
            <w:tcW w:w="2335" w:type="dxa"/>
            <w:vAlign w:val="center"/>
          </w:tcPr>
          <w:p w14:paraId="65E39A2A" w14:textId="77777777" w:rsidR="00386495" w:rsidRDefault="00386495" w:rsidP="00C50269">
            <w:pPr>
              <w:spacing w:before="0"/>
            </w:pPr>
            <w:r>
              <w:t>Principal Structure</w:t>
            </w:r>
          </w:p>
        </w:tc>
        <w:tc>
          <w:tcPr>
            <w:tcW w:w="1283" w:type="dxa"/>
            <w:vAlign w:val="center"/>
          </w:tcPr>
          <w:p w14:paraId="679E1EE3" w14:textId="77777777" w:rsidR="00386495" w:rsidRDefault="00386495" w:rsidP="00C50269">
            <w:pPr>
              <w:spacing w:before="0"/>
              <w:jc w:val="center"/>
              <w:cnfStyle w:val="000000000000" w:firstRow="0" w:lastRow="0" w:firstColumn="0" w:lastColumn="0" w:oddVBand="0" w:evenVBand="0" w:oddHBand="0" w:evenHBand="0" w:firstRowFirstColumn="0" w:firstRowLastColumn="0" w:lastRowFirstColumn="0" w:lastRowLastColumn="0"/>
            </w:pPr>
            <w:r>
              <w:t>35</w:t>
            </w:r>
          </w:p>
        </w:tc>
        <w:tc>
          <w:tcPr>
            <w:tcW w:w="810" w:type="dxa"/>
            <w:vAlign w:val="center"/>
          </w:tcPr>
          <w:p w14:paraId="3813DE4E" w14:textId="77777777" w:rsidR="00386495" w:rsidRDefault="00386495" w:rsidP="00C50269">
            <w:pPr>
              <w:spacing w:before="0"/>
              <w:jc w:val="center"/>
              <w:cnfStyle w:val="000000000000" w:firstRow="0" w:lastRow="0" w:firstColumn="0" w:lastColumn="0" w:oddVBand="0" w:evenVBand="0" w:oddHBand="0" w:evenHBand="0" w:firstRowFirstColumn="0" w:firstRowLastColumn="0" w:lastRowFirstColumn="0" w:lastRowLastColumn="0"/>
            </w:pPr>
            <w:r>
              <w:t>15</w:t>
            </w:r>
          </w:p>
        </w:tc>
        <w:tc>
          <w:tcPr>
            <w:tcW w:w="720" w:type="dxa"/>
            <w:shd w:val="clear" w:color="auto" w:fill="F2F2F2" w:themeFill="background1" w:themeFillShade="F2"/>
            <w:vAlign w:val="center"/>
          </w:tcPr>
          <w:p w14:paraId="6D442921" w14:textId="77777777" w:rsidR="00386495" w:rsidRDefault="00386495" w:rsidP="00C50269">
            <w:pPr>
              <w:spacing w:before="0"/>
              <w:jc w:val="center"/>
              <w:cnfStyle w:val="000000000000" w:firstRow="0" w:lastRow="0" w:firstColumn="0" w:lastColumn="0" w:oddVBand="0" w:evenVBand="0" w:oddHBand="0" w:evenHBand="0" w:firstRowFirstColumn="0" w:firstRowLastColumn="0" w:lastRowFirstColumn="0" w:lastRowLastColumn="0"/>
            </w:pPr>
            <w:r>
              <w:t>F</w:t>
            </w:r>
          </w:p>
        </w:tc>
        <w:tc>
          <w:tcPr>
            <w:tcW w:w="1260" w:type="dxa"/>
            <w:vAlign w:val="center"/>
          </w:tcPr>
          <w:p w14:paraId="6AEACC2D" w14:textId="77777777" w:rsidR="00386495" w:rsidRDefault="00386495" w:rsidP="00C50269">
            <w:pPr>
              <w:spacing w:before="0"/>
              <w:jc w:val="center"/>
              <w:cnfStyle w:val="000000000000" w:firstRow="0" w:lastRow="0" w:firstColumn="0" w:lastColumn="0" w:oddVBand="0" w:evenVBand="0" w:oddHBand="0" w:evenHBand="0" w:firstRowFirstColumn="0" w:firstRowLastColumn="0" w:lastRowFirstColumn="0" w:lastRowLastColumn="0"/>
            </w:pPr>
            <w:r>
              <w:t>35</w:t>
            </w:r>
          </w:p>
        </w:tc>
        <w:tc>
          <w:tcPr>
            <w:tcW w:w="1080" w:type="dxa"/>
            <w:vAlign w:val="center"/>
          </w:tcPr>
          <w:p w14:paraId="4CA7B77C" w14:textId="77777777" w:rsidR="00386495" w:rsidRDefault="00386495" w:rsidP="00C50269">
            <w:pPr>
              <w:spacing w:before="0"/>
              <w:jc w:val="center"/>
              <w:cnfStyle w:val="000000000000" w:firstRow="0" w:lastRow="0" w:firstColumn="0" w:lastColumn="0" w:oddVBand="0" w:evenVBand="0" w:oddHBand="0" w:evenHBand="0" w:firstRowFirstColumn="0" w:firstRowLastColumn="0" w:lastRowFirstColumn="0" w:lastRowLastColumn="0"/>
            </w:pPr>
            <w:r>
              <w:t>10</w:t>
            </w:r>
          </w:p>
        </w:tc>
        <w:tc>
          <w:tcPr>
            <w:tcW w:w="630" w:type="dxa"/>
            <w:shd w:val="clear" w:color="auto" w:fill="F2F2F2" w:themeFill="background1" w:themeFillShade="F2"/>
            <w:vAlign w:val="center"/>
          </w:tcPr>
          <w:p w14:paraId="5936E17E" w14:textId="77777777" w:rsidR="00386495" w:rsidRDefault="00386495" w:rsidP="00C50269">
            <w:pPr>
              <w:spacing w:before="0"/>
              <w:jc w:val="center"/>
              <w:cnfStyle w:val="000000000000" w:firstRow="0" w:lastRow="0" w:firstColumn="0" w:lastColumn="0" w:oddVBand="0" w:evenVBand="0" w:oddHBand="0" w:evenHBand="0" w:firstRowFirstColumn="0" w:firstRowLastColumn="0" w:lastRowFirstColumn="0" w:lastRowLastColumn="0"/>
            </w:pPr>
            <w:r>
              <w:t>G</w:t>
            </w:r>
          </w:p>
        </w:tc>
      </w:tr>
      <w:tr w:rsidR="00386495" w14:paraId="3145B2A4" w14:textId="77777777" w:rsidTr="00A833FA">
        <w:tc>
          <w:tcPr>
            <w:cnfStyle w:val="001000000000" w:firstRow="0" w:lastRow="0" w:firstColumn="1" w:lastColumn="0" w:oddVBand="0" w:evenVBand="0" w:oddHBand="0" w:evenHBand="0" w:firstRowFirstColumn="0" w:firstRowLastColumn="0" w:lastRowFirstColumn="0" w:lastRowLastColumn="0"/>
            <w:tcW w:w="2335" w:type="dxa"/>
            <w:vAlign w:val="center"/>
          </w:tcPr>
          <w:p w14:paraId="1D2D735A" w14:textId="77777777" w:rsidR="00386495" w:rsidRDefault="00386495" w:rsidP="00C50269">
            <w:pPr>
              <w:spacing w:before="0"/>
            </w:pPr>
            <w:r>
              <w:t>Accessory Structure(s)</w:t>
            </w:r>
          </w:p>
        </w:tc>
        <w:tc>
          <w:tcPr>
            <w:tcW w:w="1283" w:type="dxa"/>
            <w:vAlign w:val="center"/>
          </w:tcPr>
          <w:p w14:paraId="73AF0E52" w14:textId="77777777" w:rsidR="00386495" w:rsidRDefault="00386495" w:rsidP="00C50269">
            <w:pPr>
              <w:spacing w:before="0"/>
              <w:jc w:val="center"/>
              <w:cnfStyle w:val="000000000000" w:firstRow="0" w:lastRow="0" w:firstColumn="0" w:lastColumn="0" w:oddVBand="0" w:evenVBand="0" w:oddHBand="0" w:evenHBand="0" w:firstRowFirstColumn="0" w:firstRowLastColumn="0" w:lastRowFirstColumn="0" w:lastRowLastColumn="0"/>
            </w:pPr>
            <w:r>
              <w:t>None established</w:t>
            </w:r>
          </w:p>
        </w:tc>
        <w:tc>
          <w:tcPr>
            <w:tcW w:w="810" w:type="dxa"/>
            <w:vAlign w:val="center"/>
          </w:tcPr>
          <w:p w14:paraId="1DC55CB2" w14:textId="77777777" w:rsidR="00386495" w:rsidRDefault="00386495" w:rsidP="00C50269">
            <w:pPr>
              <w:spacing w:before="0"/>
              <w:jc w:val="center"/>
              <w:cnfStyle w:val="000000000000" w:firstRow="0" w:lastRow="0" w:firstColumn="0" w:lastColumn="0" w:oddVBand="0" w:evenVBand="0" w:oddHBand="0" w:evenHBand="0" w:firstRowFirstColumn="0" w:firstRowLastColumn="0" w:lastRowFirstColumn="0" w:lastRowLastColumn="0"/>
            </w:pPr>
            <w:r>
              <w:t>n/a</w:t>
            </w:r>
          </w:p>
        </w:tc>
        <w:tc>
          <w:tcPr>
            <w:tcW w:w="720" w:type="dxa"/>
            <w:shd w:val="clear" w:color="auto" w:fill="F2F2F2" w:themeFill="background1" w:themeFillShade="F2"/>
            <w:vAlign w:val="center"/>
          </w:tcPr>
          <w:p w14:paraId="00659C8E" w14:textId="77777777" w:rsidR="00386495" w:rsidRDefault="00386495" w:rsidP="00C50269">
            <w:pPr>
              <w:spacing w:before="0"/>
              <w:jc w:val="center"/>
              <w:cnfStyle w:val="000000000000" w:firstRow="0" w:lastRow="0" w:firstColumn="0" w:lastColumn="0" w:oddVBand="0" w:evenVBand="0" w:oddHBand="0" w:evenHBand="0" w:firstRowFirstColumn="0" w:firstRowLastColumn="0" w:lastRowFirstColumn="0" w:lastRowLastColumn="0"/>
            </w:pPr>
            <w:r>
              <w:t>F</w:t>
            </w:r>
          </w:p>
        </w:tc>
        <w:tc>
          <w:tcPr>
            <w:tcW w:w="1260" w:type="dxa"/>
            <w:vAlign w:val="center"/>
          </w:tcPr>
          <w:p w14:paraId="0E161DFD" w14:textId="77777777" w:rsidR="00386495" w:rsidRDefault="00386495" w:rsidP="00C50269">
            <w:pPr>
              <w:spacing w:before="0"/>
              <w:jc w:val="center"/>
              <w:cnfStyle w:val="000000000000" w:firstRow="0" w:lastRow="0" w:firstColumn="0" w:lastColumn="0" w:oddVBand="0" w:evenVBand="0" w:oddHBand="0" w:evenHBand="0" w:firstRowFirstColumn="0" w:firstRowLastColumn="0" w:lastRowFirstColumn="0" w:lastRowLastColumn="0"/>
            </w:pPr>
            <w:r>
              <w:t>None established</w:t>
            </w:r>
          </w:p>
        </w:tc>
        <w:tc>
          <w:tcPr>
            <w:tcW w:w="1080" w:type="dxa"/>
            <w:vAlign w:val="center"/>
          </w:tcPr>
          <w:p w14:paraId="01892C89" w14:textId="77777777" w:rsidR="00386495" w:rsidRDefault="00386495" w:rsidP="00C50269">
            <w:pPr>
              <w:spacing w:before="0"/>
              <w:jc w:val="center"/>
              <w:cnfStyle w:val="000000000000" w:firstRow="0" w:lastRow="0" w:firstColumn="0" w:lastColumn="0" w:oddVBand="0" w:evenVBand="0" w:oddHBand="0" w:evenHBand="0" w:firstRowFirstColumn="0" w:firstRowLastColumn="0" w:lastRowFirstColumn="0" w:lastRowLastColumn="0"/>
            </w:pPr>
            <w:r>
              <w:t>n/a</w:t>
            </w:r>
          </w:p>
        </w:tc>
        <w:tc>
          <w:tcPr>
            <w:tcW w:w="630" w:type="dxa"/>
            <w:shd w:val="clear" w:color="auto" w:fill="F2F2F2" w:themeFill="background1" w:themeFillShade="F2"/>
          </w:tcPr>
          <w:p w14:paraId="5533A2A4" w14:textId="77777777" w:rsidR="00386495" w:rsidRDefault="00386495" w:rsidP="00C50269">
            <w:pPr>
              <w:spacing w:before="0"/>
              <w:jc w:val="center"/>
              <w:cnfStyle w:val="000000000000" w:firstRow="0" w:lastRow="0" w:firstColumn="0" w:lastColumn="0" w:oddVBand="0" w:evenVBand="0" w:oddHBand="0" w:evenHBand="0" w:firstRowFirstColumn="0" w:firstRowLastColumn="0" w:lastRowFirstColumn="0" w:lastRowLastColumn="0"/>
            </w:pPr>
            <w:r>
              <w:t>G</w:t>
            </w:r>
          </w:p>
        </w:tc>
      </w:tr>
    </w:tbl>
    <w:p w14:paraId="14575D60" w14:textId="77777777" w:rsidR="00386495" w:rsidRPr="00386495" w:rsidRDefault="00386495" w:rsidP="00386495">
      <w:pPr>
        <w:rPr>
          <w:b/>
          <w:bCs/>
        </w:rPr>
      </w:pPr>
    </w:p>
    <w:p w14:paraId="14D78FB0" w14:textId="03518146" w:rsidR="00074DB1" w:rsidRPr="00F1700C" w:rsidRDefault="00386495" w:rsidP="00875560">
      <w:pPr>
        <w:pStyle w:val="ListParagraph"/>
        <w:numPr>
          <w:ilvl w:val="0"/>
          <w:numId w:val="13"/>
        </w:numPr>
        <w:rPr>
          <w:b/>
          <w:bCs/>
        </w:rPr>
      </w:pPr>
      <w:r>
        <w:rPr>
          <w:b/>
          <w:bCs/>
        </w:rPr>
        <w:t xml:space="preserve">Table 5.05.05 Building Height. </w:t>
      </w:r>
      <w:r>
        <w:rPr>
          <w:b/>
          <w:bCs/>
          <w:i/>
          <w:iCs/>
        </w:rPr>
        <w:t>(Figure 5.05.03 Building Height)</w:t>
      </w:r>
    </w:p>
    <w:tbl>
      <w:tblPr>
        <w:tblStyle w:val="GridTable1Light"/>
        <w:tblW w:w="6494" w:type="dxa"/>
        <w:tblInd w:w="607" w:type="dxa"/>
        <w:tblLook w:val="04A0" w:firstRow="1" w:lastRow="0" w:firstColumn="1" w:lastColumn="0" w:noHBand="0" w:noVBand="1"/>
      </w:tblPr>
      <w:tblGrid>
        <w:gridCol w:w="2403"/>
        <w:gridCol w:w="1192"/>
        <w:gridCol w:w="664"/>
        <w:gridCol w:w="1496"/>
        <w:gridCol w:w="739"/>
      </w:tblGrid>
      <w:tr w:rsidR="00074DB1" w14:paraId="5C9B7E92" w14:textId="77777777" w:rsidTr="003864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3" w:type="dxa"/>
            <w:vAlign w:val="center"/>
          </w:tcPr>
          <w:p w14:paraId="2CAFFEC6" w14:textId="77777777" w:rsidR="00074DB1" w:rsidRDefault="00074DB1" w:rsidP="00386495">
            <w:pPr>
              <w:jc w:val="center"/>
            </w:pPr>
          </w:p>
        </w:tc>
        <w:tc>
          <w:tcPr>
            <w:tcW w:w="1192" w:type="dxa"/>
            <w:vAlign w:val="center"/>
          </w:tcPr>
          <w:p w14:paraId="76CDAF5E" w14:textId="77777777" w:rsidR="00074DB1" w:rsidRDefault="00074DB1" w:rsidP="00386495">
            <w:pPr>
              <w:spacing w:before="0"/>
              <w:jc w:val="center"/>
              <w:cnfStyle w:val="100000000000" w:firstRow="1" w:lastRow="0" w:firstColumn="0" w:lastColumn="0" w:oddVBand="0" w:evenVBand="0" w:oddHBand="0" w:evenHBand="0" w:firstRowFirstColumn="0" w:firstRowLastColumn="0" w:lastRowFirstColumn="0" w:lastRowLastColumn="0"/>
            </w:pPr>
            <w:r>
              <w:t>Max Height (ft)</w:t>
            </w:r>
          </w:p>
        </w:tc>
        <w:tc>
          <w:tcPr>
            <w:tcW w:w="664" w:type="dxa"/>
            <w:shd w:val="clear" w:color="auto" w:fill="F2F2F2" w:themeFill="background1" w:themeFillShade="F2"/>
            <w:vAlign w:val="center"/>
          </w:tcPr>
          <w:p w14:paraId="4BCDA741" w14:textId="77777777" w:rsidR="00074DB1" w:rsidRDefault="00074DB1" w:rsidP="00386495">
            <w:pPr>
              <w:spacing w:before="0"/>
              <w:jc w:val="center"/>
              <w:cnfStyle w:val="100000000000" w:firstRow="1" w:lastRow="0" w:firstColumn="0" w:lastColumn="0" w:oddVBand="0" w:evenVBand="0" w:oddHBand="0" w:evenHBand="0" w:firstRowFirstColumn="0" w:firstRowLastColumn="0" w:lastRowFirstColumn="0" w:lastRowLastColumn="0"/>
            </w:pPr>
            <w:r>
              <w:t>Key</w:t>
            </w:r>
          </w:p>
        </w:tc>
        <w:tc>
          <w:tcPr>
            <w:tcW w:w="1496" w:type="dxa"/>
            <w:vAlign w:val="center"/>
          </w:tcPr>
          <w:p w14:paraId="2B963711" w14:textId="30F8850D" w:rsidR="00074DB1" w:rsidRDefault="00074DB1" w:rsidP="00386495">
            <w:pPr>
              <w:spacing w:before="0"/>
              <w:jc w:val="center"/>
              <w:cnfStyle w:val="100000000000" w:firstRow="1" w:lastRow="0" w:firstColumn="0" w:lastColumn="0" w:oddVBand="0" w:evenVBand="0" w:oddHBand="0" w:evenHBand="0" w:firstRowFirstColumn="0" w:firstRowLastColumn="0" w:lastRowFirstColumn="0" w:lastRowLastColumn="0"/>
            </w:pPr>
            <w:r>
              <w:t>Max Height, First Story (ft)</w:t>
            </w:r>
          </w:p>
        </w:tc>
        <w:tc>
          <w:tcPr>
            <w:tcW w:w="739" w:type="dxa"/>
            <w:shd w:val="clear" w:color="auto" w:fill="F2F2F2" w:themeFill="background1" w:themeFillShade="F2"/>
            <w:vAlign w:val="center"/>
          </w:tcPr>
          <w:p w14:paraId="3CCB4178" w14:textId="77777777" w:rsidR="00074DB1" w:rsidRDefault="00074DB1" w:rsidP="00386495">
            <w:pPr>
              <w:spacing w:before="0"/>
              <w:jc w:val="center"/>
              <w:cnfStyle w:val="100000000000" w:firstRow="1" w:lastRow="0" w:firstColumn="0" w:lastColumn="0" w:oddVBand="0" w:evenVBand="0" w:oddHBand="0" w:evenHBand="0" w:firstRowFirstColumn="0" w:firstRowLastColumn="0" w:lastRowFirstColumn="0" w:lastRowLastColumn="0"/>
            </w:pPr>
            <w:r>
              <w:t>Key</w:t>
            </w:r>
          </w:p>
        </w:tc>
      </w:tr>
      <w:tr w:rsidR="00074DB1" w14:paraId="4EC7FE1B" w14:textId="77777777" w:rsidTr="00386495">
        <w:tc>
          <w:tcPr>
            <w:cnfStyle w:val="001000000000" w:firstRow="0" w:lastRow="0" w:firstColumn="1" w:lastColumn="0" w:oddVBand="0" w:evenVBand="0" w:oddHBand="0" w:evenHBand="0" w:firstRowFirstColumn="0" w:firstRowLastColumn="0" w:lastRowFirstColumn="0" w:lastRowLastColumn="0"/>
            <w:tcW w:w="2403" w:type="dxa"/>
            <w:vAlign w:val="center"/>
          </w:tcPr>
          <w:p w14:paraId="5453890B" w14:textId="77777777" w:rsidR="00074DB1" w:rsidRDefault="00074DB1" w:rsidP="00386495">
            <w:pPr>
              <w:spacing w:before="0"/>
            </w:pPr>
            <w:r>
              <w:t>Principal Structure</w:t>
            </w:r>
          </w:p>
        </w:tc>
        <w:tc>
          <w:tcPr>
            <w:tcW w:w="1192" w:type="dxa"/>
            <w:vAlign w:val="center"/>
          </w:tcPr>
          <w:p w14:paraId="23BD5B51" w14:textId="1FF6CC7D" w:rsidR="00074DB1" w:rsidRDefault="0079C450" w:rsidP="00386495">
            <w:pPr>
              <w:spacing w:before="0"/>
              <w:jc w:val="center"/>
              <w:cnfStyle w:val="000000000000" w:firstRow="0" w:lastRow="0" w:firstColumn="0" w:lastColumn="0" w:oddVBand="0" w:evenVBand="0" w:oddHBand="0" w:evenHBand="0" w:firstRowFirstColumn="0" w:firstRowLastColumn="0" w:lastRowFirstColumn="0" w:lastRowLastColumn="0"/>
            </w:pPr>
            <w:r>
              <w:t>60</w:t>
            </w:r>
          </w:p>
        </w:tc>
        <w:tc>
          <w:tcPr>
            <w:tcW w:w="664" w:type="dxa"/>
            <w:shd w:val="clear" w:color="auto" w:fill="F2F2F2" w:themeFill="background1" w:themeFillShade="F2"/>
            <w:vAlign w:val="center"/>
          </w:tcPr>
          <w:p w14:paraId="3264F09E" w14:textId="6F625C34" w:rsidR="00074DB1" w:rsidRDefault="00AD0877" w:rsidP="00386495">
            <w:pPr>
              <w:spacing w:before="0"/>
              <w:jc w:val="center"/>
              <w:cnfStyle w:val="000000000000" w:firstRow="0" w:lastRow="0" w:firstColumn="0" w:lastColumn="0" w:oddVBand="0" w:evenVBand="0" w:oddHBand="0" w:evenHBand="0" w:firstRowFirstColumn="0" w:firstRowLastColumn="0" w:lastRowFirstColumn="0" w:lastRowLastColumn="0"/>
            </w:pPr>
            <w:r>
              <w:t>A</w:t>
            </w:r>
          </w:p>
        </w:tc>
        <w:tc>
          <w:tcPr>
            <w:tcW w:w="1496" w:type="dxa"/>
            <w:vAlign w:val="center"/>
          </w:tcPr>
          <w:p w14:paraId="656FAE18" w14:textId="48970E21" w:rsidR="00074DB1" w:rsidRDefault="00AD0877" w:rsidP="00386495">
            <w:pPr>
              <w:spacing w:before="0"/>
              <w:jc w:val="center"/>
              <w:cnfStyle w:val="000000000000" w:firstRow="0" w:lastRow="0" w:firstColumn="0" w:lastColumn="0" w:oddVBand="0" w:evenVBand="0" w:oddHBand="0" w:evenHBand="0" w:firstRowFirstColumn="0" w:firstRowLastColumn="0" w:lastRowFirstColumn="0" w:lastRowLastColumn="0"/>
            </w:pPr>
            <w:r>
              <w:t>n/a</w:t>
            </w:r>
          </w:p>
        </w:tc>
        <w:tc>
          <w:tcPr>
            <w:tcW w:w="739" w:type="dxa"/>
            <w:shd w:val="clear" w:color="auto" w:fill="F2F2F2" w:themeFill="background1" w:themeFillShade="F2"/>
            <w:vAlign w:val="center"/>
          </w:tcPr>
          <w:p w14:paraId="0876C09D" w14:textId="3C681697" w:rsidR="00074DB1" w:rsidRDefault="00AD0877" w:rsidP="00386495">
            <w:pPr>
              <w:spacing w:before="0"/>
              <w:jc w:val="center"/>
              <w:cnfStyle w:val="000000000000" w:firstRow="0" w:lastRow="0" w:firstColumn="0" w:lastColumn="0" w:oddVBand="0" w:evenVBand="0" w:oddHBand="0" w:evenHBand="0" w:firstRowFirstColumn="0" w:firstRowLastColumn="0" w:lastRowFirstColumn="0" w:lastRowLastColumn="0"/>
            </w:pPr>
            <w:r>
              <w:t>B</w:t>
            </w:r>
          </w:p>
        </w:tc>
      </w:tr>
      <w:tr w:rsidR="00074DB1" w14:paraId="76D7F673" w14:textId="77777777" w:rsidTr="00386495">
        <w:tc>
          <w:tcPr>
            <w:cnfStyle w:val="001000000000" w:firstRow="0" w:lastRow="0" w:firstColumn="1" w:lastColumn="0" w:oddVBand="0" w:evenVBand="0" w:oddHBand="0" w:evenHBand="0" w:firstRowFirstColumn="0" w:firstRowLastColumn="0" w:lastRowFirstColumn="0" w:lastRowLastColumn="0"/>
            <w:tcW w:w="2403" w:type="dxa"/>
            <w:vAlign w:val="center"/>
          </w:tcPr>
          <w:p w14:paraId="696C3F0D" w14:textId="77777777" w:rsidR="00074DB1" w:rsidRDefault="00074DB1" w:rsidP="00386495">
            <w:pPr>
              <w:spacing w:before="0"/>
            </w:pPr>
            <w:r>
              <w:t>Accessory Structure(s)</w:t>
            </w:r>
          </w:p>
        </w:tc>
        <w:tc>
          <w:tcPr>
            <w:tcW w:w="1192" w:type="dxa"/>
            <w:vAlign w:val="center"/>
          </w:tcPr>
          <w:p w14:paraId="78BBCF7A" w14:textId="11868D5C" w:rsidR="00074DB1" w:rsidRDefault="00AD0877" w:rsidP="00386495">
            <w:pPr>
              <w:spacing w:before="0"/>
              <w:jc w:val="center"/>
              <w:cnfStyle w:val="000000000000" w:firstRow="0" w:lastRow="0" w:firstColumn="0" w:lastColumn="0" w:oddVBand="0" w:evenVBand="0" w:oddHBand="0" w:evenHBand="0" w:firstRowFirstColumn="0" w:firstRowLastColumn="0" w:lastRowFirstColumn="0" w:lastRowLastColumn="0"/>
            </w:pPr>
            <w:r>
              <w:t>25</w:t>
            </w:r>
          </w:p>
        </w:tc>
        <w:tc>
          <w:tcPr>
            <w:tcW w:w="664" w:type="dxa"/>
            <w:shd w:val="clear" w:color="auto" w:fill="F2F2F2" w:themeFill="background1" w:themeFillShade="F2"/>
            <w:vAlign w:val="center"/>
          </w:tcPr>
          <w:p w14:paraId="581381E4" w14:textId="2B782D21" w:rsidR="00074DB1" w:rsidRDefault="00AD0877" w:rsidP="00386495">
            <w:pPr>
              <w:spacing w:before="0"/>
              <w:jc w:val="center"/>
              <w:cnfStyle w:val="000000000000" w:firstRow="0" w:lastRow="0" w:firstColumn="0" w:lastColumn="0" w:oddVBand="0" w:evenVBand="0" w:oddHBand="0" w:evenHBand="0" w:firstRowFirstColumn="0" w:firstRowLastColumn="0" w:lastRowFirstColumn="0" w:lastRowLastColumn="0"/>
            </w:pPr>
            <w:r>
              <w:t>C</w:t>
            </w:r>
          </w:p>
        </w:tc>
        <w:tc>
          <w:tcPr>
            <w:tcW w:w="1496" w:type="dxa"/>
            <w:vAlign w:val="center"/>
          </w:tcPr>
          <w:p w14:paraId="7F6AEA5B" w14:textId="4A10538E" w:rsidR="00074DB1" w:rsidRDefault="00AD0877" w:rsidP="00386495">
            <w:pPr>
              <w:spacing w:before="0"/>
              <w:jc w:val="center"/>
              <w:cnfStyle w:val="000000000000" w:firstRow="0" w:lastRow="0" w:firstColumn="0" w:lastColumn="0" w:oddVBand="0" w:evenVBand="0" w:oddHBand="0" w:evenHBand="0" w:firstRowFirstColumn="0" w:firstRowLastColumn="0" w:lastRowFirstColumn="0" w:lastRowLastColumn="0"/>
            </w:pPr>
            <w:r>
              <w:t>n/a</w:t>
            </w:r>
          </w:p>
        </w:tc>
        <w:tc>
          <w:tcPr>
            <w:tcW w:w="739" w:type="dxa"/>
            <w:shd w:val="clear" w:color="auto" w:fill="F2F2F2" w:themeFill="background1" w:themeFillShade="F2"/>
            <w:vAlign w:val="center"/>
          </w:tcPr>
          <w:p w14:paraId="43AD9FCB" w14:textId="00378343" w:rsidR="00074DB1" w:rsidRDefault="00AD0877" w:rsidP="00386495">
            <w:pPr>
              <w:spacing w:before="0"/>
              <w:jc w:val="center"/>
              <w:cnfStyle w:val="000000000000" w:firstRow="0" w:lastRow="0" w:firstColumn="0" w:lastColumn="0" w:oddVBand="0" w:evenVBand="0" w:oddHBand="0" w:evenHBand="0" w:firstRowFirstColumn="0" w:firstRowLastColumn="0" w:lastRowFirstColumn="0" w:lastRowLastColumn="0"/>
            </w:pPr>
            <w:r>
              <w:t>D</w:t>
            </w:r>
          </w:p>
        </w:tc>
      </w:tr>
    </w:tbl>
    <w:p w14:paraId="56169376" w14:textId="0CBC2A54" w:rsidR="00074DB1" w:rsidRDefault="00074DB1" w:rsidP="00074DB1"/>
    <w:p w14:paraId="2B622514" w14:textId="77777777" w:rsidR="00074DB1" w:rsidRDefault="00074DB1" w:rsidP="00074DB1"/>
    <w:p w14:paraId="0E42CA05" w14:textId="5530BA12" w:rsidR="003058DD" w:rsidRPr="009344C0" w:rsidRDefault="003058DD" w:rsidP="00875560">
      <w:pPr>
        <w:pStyle w:val="ListParagraph"/>
        <w:numPr>
          <w:ilvl w:val="0"/>
          <w:numId w:val="13"/>
        </w:numPr>
        <w:rPr>
          <w:b/>
          <w:bCs/>
        </w:rPr>
      </w:pPr>
      <w:r>
        <w:rPr>
          <w:b/>
          <w:bCs/>
        </w:rPr>
        <w:t xml:space="preserve">Table 5.05.06 Access. </w:t>
      </w:r>
    </w:p>
    <w:p w14:paraId="334CD2E5" w14:textId="77777777" w:rsidR="003058DD" w:rsidRPr="00E56B2B" w:rsidRDefault="003058DD" w:rsidP="003058DD">
      <w:pPr>
        <w:ind w:left="720"/>
        <w:rPr>
          <w:i/>
          <w:iCs/>
          <w:color w:val="7F7F7F" w:themeColor="text1" w:themeTint="80"/>
        </w:rPr>
      </w:pPr>
      <w:r>
        <w:rPr>
          <w:i/>
          <w:iCs/>
          <w:color w:val="7F7F7F" w:themeColor="text1" w:themeTint="80"/>
        </w:rPr>
        <w:t>Access standards are still under development in coordination with updates to the Knox County Access Policy. This section will be updated following completion of draft Articles 13 and 18 and further guidance provided by policy adjustment.</w:t>
      </w:r>
    </w:p>
    <w:p w14:paraId="46E989D1" w14:textId="6AE13E1F" w:rsidR="00074DB1" w:rsidRPr="000F4A4D" w:rsidRDefault="003058DD" w:rsidP="00875560">
      <w:pPr>
        <w:pStyle w:val="ListParagraph"/>
        <w:numPr>
          <w:ilvl w:val="0"/>
          <w:numId w:val="13"/>
        </w:numPr>
        <w:rPr>
          <w:b/>
          <w:bCs/>
        </w:rPr>
      </w:pPr>
      <w:r>
        <w:rPr>
          <w:b/>
          <w:bCs/>
        </w:rPr>
        <w:t xml:space="preserve">Table 5.05.07 Parking. </w:t>
      </w:r>
      <w:r>
        <w:rPr>
          <w:b/>
          <w:bCs/>
          <w:i/>
          <w:iCs/>
        </w:rPr>
        <w:t>(Figure 5.05.04 Parking)</w:t>
      </w:r>
    </w:p>
    <w:tbl>
      <w:tblPr>
        <w:tblStyle w:val="GridTable1Light"/>
        <w:tblW w:w="0" w:type="auto"/>
        <w:tblInd w:w="607" w:type="dxa"/>
        <w:tblLook w:val="04A0" w:firstRow="1" w:lastRow="0" w:firstColumn="1" w:lastColumn="0" w:noHBand="0" w:noVBand="1"/>
      </w:tblPr>
      <w:tblGrid>
        <w:gridCol w:w="2337"/>
        <w:gridCol w:w="2337"/>
        <w:gridCol w:w="2338"/>
      </w:tblGrid>
      <w:tr w:rsidR="00074DB1" w14:paraId="5852B2C7" w14:textId="77777777" w:rsidTr="003058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858F8F0" w14:textId="77777777" w:rsidR="00074DB1" w:rsidRDefault="00074DB1" w:rsidP="003058DD">
            <w:pPr>
              <w:spacing w:before="0"/>
            </w:pPr>
            <w:r>
              <w:t xml:space="preserve">Surface Parking </w:t>
            </w:r>
          </w:p>
        </w:tc>
        <w:tc>
          <w:tcPr>
            <w:tcW w:w="2337" w:type="dxa"/>
          </w:tcPr>
          <w:p w14:paraId="38F34A1E" w14:textId="77777777" w:rsidR="00074DB1" w:rsidRDefault="00074DB1" w:rsidP="003058DD">
            <w:pPr>
              <w:spacing w:before="0"/>
              <w:cnfStyle w:val="100000000000" w:firstRow="1" w:lastRow="0" w:firstColumn="0" w:lastColumn="0" w:oddVBand="0" w:evenVBand="0" w:oddHBand="0" w:evenHBand="0" w:firstRowFirstColumn="0" w:firstRowLastColumn="0" w:lastRowFirstColumn="0" w:lastRowLastColumn="0"/>
            </w:pPr>
            <w:r>
              <w:t xml:space="preserve">Surface Parking </w:t>
            </w:r>
          </w:p>
        </w:tc>
        <w:tc>
          <w:tcPr>
            <w:tcW w:w="2338" w:type="dxa"/>
          </w:tcPr>
          <w:p w14:paraId="686F2F45" w14:textId="77777777" w:rsidR="00074DB1" w:rsidRDefault="00074DB1" w:rsidP="003058DD">
            <w:pPr>
              <w:spacing w:before="0"/>
              <w:cnfStyle w:val="100000000000" w:firstRow="1" w:lastRow="0" w:firstColumn="0" w:lastColumn="0" w:oddVBand="0" w:evenVBand="0" w:oddHBand="0" w:evenHBand="0" w:firstRowFirstColumn="0" w:firstRowLastColumn="0" w:lastRowFirstColumn="0" w:lastRowLastColumn="0"/>
            </w:pPr>
            <w:r>
              <w:t xml:space="preserve">Surface Parking </w:t>
            </w:r>
          </w:p>
        </w:tc>
      </w:tr>
      <w:tr w:rsidR="00074DB1" w14:paraId="25482722" w14:textId="77777777" w:rsidTr="00DB27B7">
        <w:tc>
          <w:tcPr>
            <w:cnfStyle w:val="001000000000" w:firstRow="0" w:lastRow="0" w:firstColumn="1" w:lastColumn="0" w:oddVBand="0" w:evenVBand="0" w:oddHBand="0" w:evenHBand="0" w:firstRowFirstColumn="0" w:firstRowLastColumn="0" w:lastRowFirstColumn="0" w:lastRowLastColumn="0"/>
            <w:tcW w:w="2337" w:type="dxa"/>
          </w:tcPr>
          <w:p w14:paraId="77A160D8" w14:textId="77777777" w:rsidR="00074DB1" w:rsidRDefault="00074DB1" w:rsidP="003058DD">
            <w:pPr>
              <w:spacing w:before="0"/>
            </w:pPr>
            <w:r>
              <w:t>Location</w:t>
            </w:r>
          </w:p>
        </w:tc>
        <w:tc>
          <w:tcPr>
            <w:tcW w:w="2337" w:type="dxa"/>
          </w:tcPr>
          <w:p w14:paraId="050D3589" w14:textId="77777777" w:rsidR="00074DB1" w:rsidRPr="00574B79" w:rsidRDefault="00074DB1" w:rsidP="00574B79">
            <w:pPr>
              <w:spacing w:before="0"/>
              <w:jc w:val="center"/>
              <w:cnfStyle w:val="000000000000" w:firstRow="0" w:lastRow="0" w:firstColumn="0" w:lastColumn="0" w:oddVBand="0" w:evenVBand="0" w:oddHBand="0" w:evenHBand="0" w:firstRowFirstColumn="0" w:firstRowLastColumn="0" w:lastRowFirstColumn="0" w:lastRowLastColumn="0"/>
              <w:rPr>
                <w:b/>
                <w:bCs/>
              </w:rPr>
            </w:pPr>
            <w:r>
              <w:rPr>
                <w:b/>
                <w:bCs/>
              </w:rPr>
              <w:t>Permitted (y/n)</w:t>
            </w:r>
          </w:p>
        </w:tc>
        <w:tc>
          <w:tcPr>
            <w:tcW w:w="2338" w:type="dxa"/>
            <w:shd w:val="clear" w:color="auto" w:fill="F2F2F2" w:themeFill="background1" w:themeFillShade="F2"/>
          </w:tcPr>
          <w:p w14:paraId="66CB6E02" w14:textId="77777777" w:rsidR="00074DB1" w:rsidRPr="00574B79" w:rsidRDefault="00074DB1" w:rsidP="00574B79">
            <w:pPr>
              <w:spacing w:before="0"/>
              <w:jc w:val="center"/>
              <w:cnfStyle w:val="000000000000" w:firstRow="0" w:lastRow="0" w:firstColumn="0" w:lastColumn="0" w:oddVBand="0" w:evenVBand="0" w:oddHBand="0" w:evenHBand="0" w:firstRowFirstColumn="0" w:firstRowLastColumn="0" w:lastRowFirstColumn="0" w:lastRowLastColumn="0"/>
              <w:rPr>
                <w:b/>
                <w:bCs/>
              </w:rPr>
            </w:pPr>
            <w:r>
              <w:rPr>
                <w:b/>
                <w:bCs/>
              </w:rPr>
              <w:t>Key</w:t>
            </w:r>
          </w:p>
        </w:tc>
      </w:tr>
      <w:tr w:rsidR="00074DB1" w14:paraId="2CE8971B" w14:textId="77777777" w:rsidTr="00DB27B7">
        <w:tc>
          <w:tcPr>
            <w:cnfStyle w:val="001000000000" w:firstRow="0" w:lastRow="0" w:firstColumn="1" w:lastColumn="0" w:oddVBand="0" w:evenVBand="0" w:oddHBand="0" w:evenHBand="0" w:firstRowFirstColumn="0" w:firstRowLastColumn="0" w:lastRowFirstColumn="0" w:lastRowLastColumn="0"/>
            <w:tcW w:w="2337" w:type="dxa"/>
          </w:tcPr>
          <w:p w14:paraId="5C12061C" w14:textId="77777777" w:rsidR="00074DB1" w:rsidRDefault="00074DB1" w:rsidP="003058DD">
            <w:pPr>
              <w:spacing w:before="0"/>
            </w:pPr>
            <w:r>
              <w:t>Front yard</w:t>
            </w:r>
          </w:p>
        </w:tc>
        <w:tc>
          <w:tcPr>
            <w:tcW w:w="2337" w:type="dxa"/>
          </w:tcPr>
          <w:p w14:paraId="3A815A4E" w14:textId="2F136254" w:rsidR="00074DB1" w:rsidRDefault="2C18C500" w:rsidP="003058DD">
            <w:pPr>
              <w:spacing w:before="0"/>
              <w:jc w:val="center"/>
              <w:cnfStyle w:val="000000000000" w:firstRow="0" w:lastRow="0" w:firstColumn="0" w:lastColumn="0" w:oddVBand="0" w:evenVBand="0" w:oddHBand="0" w:evenHBand="0" w:firstRowFirstColumn="0" w:firstRowLastColumn="0" w:lastRowFirstColumn="0" w:lastRowLastColumn="0"/>
            </w:pPr>
            <w:r>
              <w:rPr>
                <w:highlight w:val="yellow"/>
              </w:rPr>
              <w:t>Y*</w:t>
            </w:r>
          </w:p>
        </w:tc>
        <w:tc>
          <w:tcPr>
            <w:tcW w:w="2338" w:type="dxa"/>
            <w:shd w:val="clear" w:color="auto" w:fill="F2F2F2" w:themeFill="background1" w:themeFillShade="F2"/>
          </w:tcPr>
          <w:p w14:paraId="0F723F07" w14:textId="7B45BE01" w:rsidR="00074DB1" w:rsidRDefault="00767415" w:rsidP="003058DD">
            <w:pPr>
              <w:spacing w:before="0"/>
              <w:jc w:val="center"/>
              <w:cnfStyle w:val="000000000000" w:firstRow="0" w:lastRow="0" w:firstColumn="0" w:lastColumn="0" w:oddVBand="0" w:evenVBand="0" w:oddHBand="0" w:evenHBand="0" w:firstRowFirstColumn="0" w:firstRowLastColumn="0" w:lastRowFirstColumn="0" w:lastRowLastColumn="0"/>
            </w:pPr>
            <w:r>
              <w:t>A</w:t>
            </w:r>
          </w:p>
        </w:tc>
      </w:tr>
      <w:tr w:rsidR="00074DB1" w14:paraId="2112A51D" w14:textId="77777777" w:rsidTr="00DB27B7">
        <w:tc>
          <w:tcPr>
            <w:cnfStyle w:val="001000000000" w:firstRow="0" w:lastRow="0" w:firstColumn="1" w:lastColumn="0" w:oddVBand="0" w:evenVBand="0" w:oddHBand="0" w:evenHBand="0" w:firstRowFirstColumn="0" w:firstRowLastColumn="0" w:lastRowFirstColumn="0" w:lastRowLastColumn="0"/>
            <w:tcW w:w="2337" w:type="dxa"/>
          </w:tcPr>
          <w:p w14:paraId="71F9BD0C" w14:textId="77777777" w:rsidR="00074DB1" w:rsidRDefault="00074DB1" w:rsidP="003058DD">
            <w:pPr>
              <w:spacing w:before="0"/>
            </w:pPr>
            <w:r>
              <w:t>Side yard (interior)</w:t>
            </w:r>
          </w:p>
        </w:tc>
        <w:tc>
          <w:tcPr>
            <w:tcW w:w="2337" w:type="dxa"/>
          </w:tcPr>
          <w:p w14:paraId="14D67830" w14:textId="15A9F5F7" w:rsidR="00074DB1" w:rsidRDefault="00767415" w:rsidP="003058DD">
            <w:pPr>
              <w:spacing w:before="0"/>
              <w:jc w:val="center"/>
              <w:cnfStyle w:val="000000000000" w:firstRow="0" w:lastRow="0" w:firstColumn="0" w:lastColumn="0" w:oddVBand="0" w:evenVBand="0" w:oddHBand="0" w:evenHBand="0" w:firstRowFirstColumn="0" w:firstRowLastColumn="0" w:lastRowFirstColumn="0" w:lastRowLastColumn="0"/>
            </w:pPr>
            <w:r>
              <w:t>Y</w:t>
            </w:r>
          </w:p>
        </w:tc>
        <w:tc>
          <w:tcPr>
            <w:tcW w:w="2338" w:type="dxa"/>
            <w:shd w:val="clear" w:color="auto" w:fill="F2F2F2" w:themeFill="background1" w:themeFillShade="F2"/>
          </w:tcPr>
          <w:p w14:paraId="02CD8276" w14:textId="3D9721ED" w:rsidR="00074DB1" w:rsidRDefault="00767415" w:rsidP="003058DD">
            <w:pPr>
              <w:spacing w:before="0"/>
              <w:jc w:val="center"/>
              <w:cnfStyle w:val="000000000000" w:firstRow="0" w:lastRow="0" w:firstColumn="0" w:lastColumn="0" w:oddVBand="0" w:evenVBand="0" w:oddHBand="0" w:evenHBand="0" w:firstRowFirstColumn="0" w:firstRowLastColumn="0" w:lastRowFirstColumn="0" w:lastRowLastColumn="0"/>
            </w:pPr>
            <w:r>
              <w:t>B</w:t>
            </w:r>
          </w:p>
        </w:tc>
      </w:tr>
      <w:tr w:rsidR="00074DB1" w14:paraId="5A60C525" w14:textId="77777777" w:rsidTr="00DB27B7">
        <w:tc>
          <w:tcPr>
            <w:cnfStyle w:val="001000000000" w:firstRow="0" w:lastRow="0" w:firstColumn="1" w:lastColumn="0" w:oddVBand="0" w:evenVBand="0" w:oddHBand="0" w:evenHBand="0" w:firstRowFirstColumn="0" w:firstRowLastColumn="0" w:lastRowFirstColumn="0" w:lastRowLastColumn="0"/>
            <w:tcW w:w="2337" w:type="dxa"/>
          </w:tcPr>
          <w:p w14:paraId="6354FE83" w14:textId="77777777" w:rsidR="00074DB1" w:rsidRDefault="00074DB1" w:rsidP="003058DD">
            <w:pPr>
              <w:spacing w:before="0"/>
            </w:pPr>
            <w:r>
              <w:t>Side yard (street)</w:t>
            </w:r>
          </w:p>
        </w:tc>
        <w:tc>
          <w:tcPr>
            <w:tcW w:w="2337" w:type="dxa"/>
          </w:tcPr>
          <w:p w14:paraId="4EB4C22D" w14:textId="344DC013" w:rsidR="00074DB1" w:rsidRDefault="00767415" w:rsidP="003058DD">
            <w:pPr>
              <w:spacing w:before="0"/>
              <w:jc w:val="center"/>
              <w:cnfStyle w:val="000000000000" w:firstRow="0" w:lastRow="0" w:firstColumn="0" w:lastColumn="0" w:oddVBand="0" w:evenVBand="0" w:oddHBand="0" w:evenHBand="0" w:firstRowFirstColumn="0" w:firstRowLastColumn="0" w:lastRowFirstColumn="0" w:lastRowLastColumn="0"/>
            </w:pPr>
            <w:r>
              <w:t>Y</w:t>
            </w:r>
          </w:p>
        </w:tc>
        <w:tc>
          <w:tcPr>
            <w:tcW w:w="2338" w:type="dxa"/>
            <w:shd w:val="clear" w:color="auto" w:fill="F2F2F2" w:themeFill="background1" w:themeFillShade="F2"/>
          </w:tcPr>
          <w:p w14:paraId="078A2958" w14:textId="69FD5AC9" w:rsidR="00074DB1" w:rsidRDefault="00767415" w:rsidP="003058DD">
            <w:pPr>
              <w:spacing w:before="0"/>
              <w:jc w:val="center"/>
              <w:cnfStyle w:val="000000000000" w:firstRow="0" w:lastRow="0" w:firstColumn="0" w:lastColumn="0" w:oddVBand="0" w:evenVBand="0" w:oddHBand="0" w:evenHBand="0" w:firstRowFirstColumn="0" w:firstRowLastColumn="0" w:lastRowFirstColumn="0" w:lastRowLastColumn="0"/>
            </w:pPr>
            <w:r>
              <w:t>C</w:t>
            </w:r>
          </w:p>
        </w:tc>
      </w:tr>
      <w:tr w:rsidR="00074DB1" w14:paraId="2D98CD89" w14:textId="77777777" w:rsidTr="00DB27B7">
        <w:tc>
          <w:tcPr>
            <w:cnfStyle w:val="001000000000" w:firstRow="0" w:lastRow="0" w:firstColumn="1" w:lastColumn="0" w:oddVBand="0" w:evenVBand="0" w:oddHBand="0" w:evenHBand="0" w:firstRowFirstColumn="0" w:firstRowLastColumn="0" w:lastRowFirstColumn="0" w:lastRowLastColumn="0"/>
            <w:tcW w:w="2337" w:type="dxa"/>
          </w:tcPr>
          <w:p w14:paraId="4D7814C7" w14:textId="77777777" w:rsidR="00074DB1" w:rsidRDefault="00074DB1" w:rsidP="003058DD">
            <w:pPr>
              <w:spacing w:before="0"/>
            </w:pPr>
            <w:r>
              <w:t>Rear yard</w:t>
            </w:r>
          </w:p>
        </w:tc>
        <w:tc>
          <w:tcPr>
            <w:tcW w:w="2337" w:type="dxa"/>
          </w:tcPr>
          <w:p w14:paraId="12C1E532" w14:textId="25CE6D59" w:rsidR="00074DB1" w:rsidRDefault="00767415" w:rsidP="003058DD">
            <w:pPr>
              <w:spacing w:before="0"/>
              <w:jc w:val="center"/>
              <w:cnfStyle w:val="000000000000" w:firstRow="0" w:lastRow="0" w:firstColumn="0" w:lastColumn="0" w:oddVBand="0" w:evenVBand="0" w:oddHBand="0" w:evenHBand="0" w:firstRowFirstColumn="0" w:firstRowLastColumn="0" w:lastRowFirstColumn="0" w:lastRowLastColumn="0"/>
            </w:pPr>
            <w:r>
              <w:t>Y</w:t>
            </w:r>
          </w:p>
        </w:tc>
        <w:tc>
          <w:tcPr>
            <w:tcW w:w="2338" w:type="dxa"/>
            <w:shd w:val="clear" w:color="auto" w:fill="F2F2F2" w:themeFill="background1" w:themeFillShade="F2"/>
          </w:tcPr>
          <w:p w14:paraId="33826CE8" w14:textId="3790BB1E" w:rsidR="00074DB1" w:rsidRDefault="00767415" w:rsidP="003058DD">
            <w:pPr>
              <w:spacing w:before="0"/>
              <w:jc w:val="center"/>
              <w:cnfStyle w:val="000000000000" w:firstRow="0" w:lastRow="0" w:firstColumn="0" w:lastColumn="0" w:oddVBand="0" w:evenVBand="0" w:oddHBand="0" w:evenHBand="0" w:firstRowFirstColumn="0" w:firstRowLastColumn="0" w:lastRowFirstColumn="0" w:lastRowLastColumn="0"/>
            </w:pPr>
            <w:r>
              <w:t>D</w:t>
            </w:r>
          </w:p>
        </w:tc>
      </w:tr>
      <w:tr w:rsidR="00074DB1" w14:paraId="75CC3494" w14:textId="77777777" w:rsidTr="003058DD">
        <w:tc>
          <w:tcPr>
            <w:cnfStyle w:val="001000000000" w:firstRow="0" w:lastRow="0" w:firstColumn="1" w:lastColumn="0" w:oddVBand="0" w:evenVBand="0" w:oddHBand="0" w:evenHBand="0" w:firstRowFirstColumn="0" w:firstRowLastColumn="0" w:lastRowFirstColumn="0" w:lastRowLastColumn="0"/>
            <w:tcW w:w="2337" w:type="dxa"/>
          </w:tcPr>
          <w:p w14:paraId="5A11BEA9" w14:textId="45C11957" w:rsidR="00074DB1" w:rsidRDefault="00074DB1" w:rsidP="003058DD">
            <w:pPr>
              <w:spacing w:before="0"/>
            </w:pPr>
            <w:r>
              <w:t>Minimum Parking Setback from Property Boundary (ft)</w:t>
            </w:r>
          </w:p>
        </w:tc>
        <w:tc>
          <w:tcPr>
            <w:tcW w:w="2337" w:type="dxa"/>
          </w:tcPr>
          <w:p w14:paraId="0C756A1F" w14:textId="77777777" w:rsidR="00074DB1" w:rsidRDefault="00074DB1" w:rsidP="003058DD">
            <w:pPr>
              <w:spacing w:before="0"/>
              <w:cnfStyle w:val="000000000000" w:firstRow="0" w:lastRow="0" w:firstColumn="0" w:lastColumn="0" w:oddVBand="0" w:evenVBand="0" w:oddHBand="0" w:evenHBand="0" w:firstRowFirstColumn="0" w:firstRowLastColumn="0" w:lastRowFirstColumn="0" w:lastRowLastColumn="0"/>
            </w:pPr>
            <w:r>
              <w:t>Minimum Parking Setback from Property Boundary (ft)</w:t>
            </w:r>
          </w:p>
        </w:tc>
        <w:tc>
          <w:tcPr>
            <w:tcW w:w="2338" w:type="dxa"/>
          </w:tcPr>
          <w:p w14:paraId="0F74EB00" w14:textId="77777777" w:rsidR="00074DB1" w:rsidRDefault="00074DB1" w:rsidP="003058DD">
            <w:pPr>
              <w:spacing w:before="0"/>
              <w:cnfStyle w:val="000000000000" w:firstRow="0" w:lastRow="0" w:firstColumn="0" w:lastColumn="0" w:oddVBand="0" w:evenVBand="0" w:oddHBand="0" w:evenHBand="0" w:firstRowFirstColumn="0" w:firstRowLastColumn="0" w:lastRowFirstColumn="0" w:lastRowLastColumn="0"/>
            </w:pPr>
            <w:r>
              <w:t>Minimum Parking Setback from Property Boundary (ft)</w:t>
            </w:r>
          </w:p>
        </w:tc>
      </w:tr>
      <w:tr w:rsidR="00767415" w14:paraId="11766B54" w14:textId="77777777" w:rsidTr="00DB27B7">
        <w:tc>
          <w:tcPr>
            <w:cnfStyle w:val="001000000000" w:firstRow="0" w:lastRow="0" w:firstColumn="1" w:lastColumn="0" w:oddVBand="0" w:evenVBand="0" w:oddHBand="0" w:evenHBand="0" w:firstRowFirstColumn="0" w:firstRowLastColumn="0" w:lastRowFirstColumn="0" w:lastRowLastColumn="0"/>
            <w:tcW w:w="2337" w:type="dxa"/>
          </w:tcPr>
          <w:p w14:paraId="360A1424" w14:textId="34B52C69" w:rsidR="00767415" w:rsidRDefault="00767415" w:rsidP="003058DD">
            <w:pPr>
              <w:spacing w:before="0"/>
            </w:pPr>
            <w:r>
              <w:t>Front^</w:t>
            </w:r>
          </w:p>
        </w:tc>
        <w:tc>
          <w:tcPr>
            <w:tcW w:w="2337" w:type="dxa"/>
          </w:tcPr>
          <w:p w14:paraId="3BB38504" w14:textId="55EB92D6" w:rsidR="00767415" w:rsidRDefault="00386495" w:rsidP="003058DD">
            <w:pPr>
              <w:spacing w:before="0"/>
              <w:jc w:val="center"/>
              <w:cnfStyle w:val="000000000000" w:firstRow="0" w:lastRow="0" w:firstColumn="0" w:lastColumn="0" w:oddVBand="0" w:evenVBand="0" w:oddHBand="0" w:evenHBand="0" w:firstRowFirstColumn="0" w:firstRowLastColumn="0" w:lastRowFirstColumn="0" w:lastRowLastColumn="0"/>
            </w:pPr>
            <w:r>
              <w:rPr>
                <w:highlight w:val="yellow"/>
              </w:rPr>
              <w:t>25*</w:t>
            </w:r>
          </w:p>
        </w:tc>
        <w:tc>
          <w:tcPr>
            <w:tcW w:w="2338" w:type="dxa"/>
            <w:shd w:val="clear" w:color="auto" w:fill="F2F2F2" w:themeFill="background1" w:themeFillShade="F2"/>
          </w:tcPr>
          <w:p w14:paraId="7102BF6B" w14:textId="0D5FD0E6" w:rsidR="00767415" w:rsidRDefault="00767415" w:rsidP="003058DD">
            <w:pPr>
              <w:spacing w:before="0"/>
              <w:jc w:val="center"/>
              <w:cnfStyle w:val="000000000000" w:firstRow="0" w:lastRow="0" w:firstColumn="0" w:lastColumn="0" w:oddVBand="0" w:evenVBand="0" w:oddHBand="0" w:evenHBand="0" w:firstRowFirstColumn="0" w:firstRowLastColumn="0" w:lastRowFirstColumn="0" w:lastRowLastColumn="0"/>
            </w:pPr>
            <w:r>
              <w:t>A</w:t>
            </w:r>
          </w:p>
        </w:tc>
      </w:tr>
      <w:tr w:rsidR="00767415" w14:paraId="1C6215BA" w14:textId="77777777" w:rsidTr="00DB27B7">
        <w:tc>
          <w:tcPr>
            <w:cnfStyle w:val="001000000000" w:firstRow="0" w:lastRow="0" w:firstColumn="1" w:lastColumn="0" w:oddVBand="0" w:evenVBand="0" w:oddHBand="0" w:evenHBand="0" w:firstRowFirstColumn="0" w:firstRowLastColumn="0" w:lastRowFirstColumn="0" w:lastRowLastColumn="0"/>
            <w:tcW w:w="2337" w:type="dxa"/>
          </w:tcPr>
          <w:p w14:paraId="070027F2" w14:textId="77777777" w:rsidR="00767415" w:rsidRDefault="00767415" w:rsidP="003058DD">
            <w:pPr>
              <w:spacing w:before="0"/>
            </w:pPr>
            <w:r>
              <w:t>Side (interior)</w:t>
            </w:r>
          </w:p>
        </w:tc>
        <w:tc>
          <w:tcPr>
            <w:tcW w:w="2337" w:type="dxa"/>
          </w:tcPr>
          <w:p w14:paraId="2C092BC2" w14:textId="0A3C9D1A" w:rsidR="00767415" w:rsidRDefault="00386495" w:rsidP="003058DD">
            <w:pPr>
              <w:spacing w:before="0"/>
              <w:jc w:val="center"/>
              <w:cnfStyle w:val="000000000000" w:firstRow="0" w:lastRow="0" w:firstColumn="0" w:lastColumn="0" w:oddVBand="0" w:evenVBand="0" w:oddHBand="0" w:evenHBand="0" w:firstRowFirstColumn="0" w:firstRowLastColumn="0" w:lastRowFirstColumn="0" w:lastRowLastColumn="0"/>
            </w:pPr>
            <w:r>
              <w:t>10</w:t>
            </w:r>
          </w:p>
        </w:tc>
        <w:tc>
          <w:tcPr>
            <w:tcW w:w="2338" w:type="dxa"/>
            <w:shd w:val="clear" w:color="auto" w:fill="F2F2F2" w:themeFill="background1" w:themeFillShade="F2"/>
          </w:tcPr>
          <w:p w14:paraId="76E077D5" w14:textId="2FDDCE97" w:rsidR="00767415" w:rsidRDefault="00767415" w:rsidP="003058DD">
            <w:pPr>
              <w:spacing w:before="0"/>
              <w:jc w:val="center"/>
              <w:cnfStyle w:val="000000000000" w:firstRow="0" w:lastRow="0" w:firstColumn="0" w:lastColumn="0" w:oddVBand="0" w:evenVBand="0" w:oddHBand="0" w:evenHBand="0" w:firstRowFirstColumn="0" w:firstRowLastColumn="0" w:lastRowFirstColumn="0" w:lastRowLastColumn="0"/>
            </w:pPr>
            <w:r>
              <w:t>B</w:t>
            </w:r>
          </w:p>
        </w:tc>
      </w:tr>
      <w:tr w:rsidR="00767415" w14:paraId="0BBE7752" w14:textId="77777777" w:rsidTr="00DB27B7">
        <w:tc>
          <w:tcPr>
            <w:cnfStyle w:val="001000000000" w:firstRow="0" w:lastRow="0" w:firstColumn="1" w:lastColumn="0" w:oddVBand="0" w:evenVBand="0" w:oddHBand="0" w:evenHBand="0" w:firstRowFirstColumn="0" w:firstRowLastColumn="0" w:lastRowFirstColumn="0" w:lastRowLastColumn="0"/>
            <w:tcW w:w="2337" w:type="dxa"/>
          </w:tcPr>
          <w:p w14:paraId="79E830E5" w14:textId="77777777" w:rsidR="00767415" w:rsidRDefault="00767415" w:rsidP="003058DD">
            <w:pPr>
              <w:spacing w:before="0"/>
            </w:pPr>
            <w:r>
              <w:t>Side (street)</w:t>
            </w:r>
          </w:p>
        </w:tc>
        <w:tc>
          <w:tcPr>
            <w:tcW w:w="2337" w:type="dxa"/>
          </w:tcPr>
          <w:p w14:paraId="5BA8C776" w14:textId="09FFAD55" w:rsidR="00767415" w:rsidRDefault="00386495" w:rsidP="003058DD">
            <w:pPr>
              <w:spacing w:before="0"/>
              <w:jc w:val="center"/>
              <w:cnfStyle w:val="000000000000" w:firstRow="0" w:lastRow="0" w:firstColumn="0" w:lastColumn="0" w:oddVBand="0" w:evenVBand="0" w:oddHBand="0" w:evenHBand="0" w:firstRowFirstColumn="0" w:firstRowLastColumn="0" w:lastRowFirstColumn="0" w:lastRowLastColumn="0"/>
            </w:pPr>
            <w:r>
              <w:t>12</w:t>
            </w:r>
          </w:p>
        </w:tc>
        <w:tc>
          <w:tcPr>
            <w:tcW w:w="2338" w:type="dxa"/>
            <w:shd w:val="clear" w:color="auto" w:fill="F2F2F2" w:themeFill="background1" w:themeFillShade="F2"/>
          </w:tcPr>
          <w:p w14:paraId="74F8E6E3" w14:textId="6B4B31D2" w:rsidR="00767415" w:rsidRDefault="00767415" w:rsidP="003058DD">
            <w:pPr>
              <w:spacing w:before="0"/>
              <w:jc w:val="center"/>
              <w:cnfStyle w:val="000000000000" w:firstRow="0" w:lastRow="0" w:firstColumn="0" w:lastColumn="0" w:oddVBand="0" w:evenVBand="0" w:oddHBand="0" w:evenHBand="0" w:firstRowFirstColumn="0" w:firstRowLastColumn="0" w:lastRowFirstColumn="0" w:lastRowLastColumn="0"/>
            </w:pPr>
            <w:r>
              <w:t>C</w:t>
            </w:r>
          </w:p>
        </w:tc>
      </w:tr>
      <w:tr w:rsidR="00767415" w14:paraId="2379C79F" w14:textId="77777777" w:rsidTr="00DB27B7">
        <w:tc>
          <w:tcPr>
            <w:cnfStyle w:val="001000000000" w:firstRow="0" w:lastRow="0" w:firstColumn="1" w:lastColumn="0" w:oddVBand="0" w:evenVBand="0" w:oddHBand="0" w:evenHBand="0" w:firstRowFirstColumn="0" w:firstRowLastColumn="0" w:lastRowFirstColumn="0" w:lastRowLastColumn="0"/>
            <w:tcW w:w="2337" w:type="dxa"/>
          </w:tcPr>
          <w:p w14:paraId="24F44B00" w14:textId="25757AFC" w:rsidR="00767415" w:rsidRDefault="00767415" w:rsidP="003058DD">
            <w:pPr>
              <w:spacing w:before="0"/>
            </w:pPr>
            <w:r>
              <w:t>Rear^</w:t>
            </w:r>
          </w:p>
        </w:tc>
        <w:tc>
          <w:tcPr>
            <w:tcW w:w="2337" w:type="dxa"/>
          </w:tcPr>
          <w:p w14:paraId="4AEDFA0B" w14:textId="19989C09" w:rsidR="00767415" w:rsidRDefault="00386495" w:rsidP="003058DD">
            <w:pPr>
              <w:spacing w:before="0"/>
              <w:jc w:val="center"/>
              <w:cnfStyle w:val="000000000000" w:firstRow="0" w:lastRow="0" w:firstColumn="0" w:lastColumn="0" w:oddVBand="0" w:evenVBand="0" w:oddHBand="0" w:evenHBand="0" w:firstRowFirstColumn="0" w:firstRowLastColumn="0" w:lastRowFirstColumn="0" w:lastRowLastColumn="0"/>
            </w:pPr>
            <w:r>
              <w:t>10</w:t>
            </w:r>
          </w:p>
        </w:tc>
        <w:tc>
          <w:tcPr>
            <w:tcW w:w="2338" w:type="dxa"/>
            <w:shd w:val="clear" w:color="auto" w:fill="F2F2F2" w:themeFill="background1" w:themeFillShade="F2"/>
          </w:tcPr>
          <w:p w14:paraId="269E56EF" w14:textId="3EC3439E" w:rsidR="00767415" w:rsidRDefault="00767415" w:rsidP="003058DD">
            <w:pPr>
              <w:spacing w:before="0"/>
              <w:jc w:val="center"/>
              <w:cnfStyle w:val="000000000000" w:firstRow="0" w:lastRow="0" w:firstColumn="0" w:lastColumn="0" w:oddVBand="0" w:evenVBand="0" w:oddHBand="0" w:evenHBand="0" w:firstRowFirstColumn="0" w:firstRowLastColumn="0" w:lastRowFirstColumn="0" w:lastRowLastColumn="0"/>
            </w:pPr>
            <w:r>
              <w:t>D</w:t>
            </w:r>
          </w:p>
        </w:tc>
      </w:tr>
    </w:tbl>
    <w:p w14:paraId="5B313FF8" w14:textId="77777777" w:rsidR="00574B79" w:rsidRPr="00244E2E" w:rsidRDefault="00574B79" w:rsidP="00574B79">
      <w:pPr>
        <w:spacing w:before="0" w:after="0"/>
        <w:ind w:left="720"/>
        <w:rPr>
          <w:sz w:val="16"/>
          <w:szCs w:val="16"/>
        </w:rPr>
      </w:pPr>
      <w:r>
        <w:rPr>
          <w:sz w:val="16"/>
          <w:szCs w:val="16"/>
        </w:rPr>
        <w:t>^Does not apply to driveway surface parking.</w:t>
      </w:r>
    </w:p>
    <w:p w14:paraId="0B6FE85C" w14:textId="7B21FF11" w:rsidR="00574B79" w:rsidRPr="00244E2E" w:rsidRDefault="00574B79" w:rsidP="00574B79">
      <w:pPr>
        <w:spacing w:before="0" w:after="0"/>
        <w:ind w:left="720"/>
        <w:rPr>
          <w:sz w:val="16"/>
          <w:szCs w:val="16"/>
        </w:rPr>
      </w:pPr>
      <w:r>
        <w:rPr>
          <w:sz w:val="16"/>
          <w:szCs w:val="16"/>
          <w:highlight w:val="yellow"/>
        </w:rPr>
        <w:t>*Landscaping shall be required in accordance with Article 14 in the minimum parking setback.</w:t>
      </w:r>
    </w:p>
    <w:p w14:paraId="09A1118B" w14:textId="77777777" w:rsidR="00574B79" w:rsidRDefault="00574B79" w:rsidP="00074DB1"/>
    <w:p w14:paraId="524328BE" w14:textId="77777777" w:rsidR="00574B79" w:rsidRDefault="00574B79" w:rsidP="00074DB1"/>
    <w:p w14:paraId="11EBEC77" w14:textId="29B08B05" w:rsidR="00074DB1" w:rsidRDefault="00074DB1" w:rsidP="00074DB1"/>
    <w:p w14:paraId="752381C3" w14:textId="2EB974F0" w:rsidR="00EE72EA" w:rsidRPr="001D52E1" w:rsidRDefault="00EE72EA" w:rsidP="00875560">
      <w:pPr>
        <w:pStyle w:val="ListParagraph"/>
        <w:numPr>
          <w:ilvl w:val="0"/>
          <w:numId w:val="13"/>
        </w:numPr>
        <w:rPr>
          <w:b/>
          <w:bCs/>
        </w:rPr>
      </w:pPr>
      <w:r>
        <w:rPr>
          <w:b/>
          <w:bCs/>
        </w:rPr>
        <w:t>Infrastructure.</w:t>
      </w:r>
    </w:p>
    <w:p w14:paraId="6E36004F" w14:textId="77777777" w:rsidR="00EE72EA" w:rsidRDefault="00EE72EA" w:rsidP="00EE72EA">
      <w:pPr>
        <w:pStyle w:val="ListParagraph"/>
        <w:rPr>
          <w:i/>
          <w:iCs/>
          <w:color w:val="7F7F7F" w:themeColor="text1" w:themeTint="80"/>
        </w:rPr>
      </w:pPr>
      <w:r>
        <w:rPr>
          <w:i/>
          <w:iCs/>
          <w:color w:val="7F7F7F" w:themeColor="text1" w:themeTint="80"/>
        </w:rPr>
        <w:lastRenderedPageBreak/>
        <w:t>No additional infrastructure requirements have currently been identified. Moving forward, this section will be used to point to specific requirements if they are needed.</w:t>
      </w:r>
    </w:p>
    <w:p w14:paraId="28B6DB40" w14:textId="77777777" w:rsidR="00EE72EA" w:rsidRDefault="00EE72EA" w:rsidP="00EE72EA">
      <w:pPr>
        <w:pStyle w:val="ListParagraph"/>
      </w:pPr>
    </w:p>
    <w:p w14:paraId="0A05E62B" w14:textId="77777777" w:rsidR="00EE72EA" w:rsidRPr="00EE72EA" w:rsidRDefault="00EE72EA" w:rsidP="00875560">
      <w:pPr>
        <w:pStyle w:val="ListParagraph"/>
        <w:numPr>
          <w:ilvl w:val="0"/>
          <w:numId w:val="13"/>
        </w:numPr>
        <w:rPr>
          <w:b/>
          <w:bCs/>
          <w:highlight w:val="yellow"/>
        </w:rPr>
      </w:pPr>
      <w:r>
        <w:rPr>
          <w:b/>
          <w:bCs/>
          <w:highlight w:val="yellow"/>
        </w:rPr>
        <w:t xml:space="preserve">Landscaping. </w:t>
      </w:r>
    </w:p>
    <w:p w14:paraId="1F5BB0C7" w14:textId="77777777" w:rsidR="00EE72EA" w:rsidRDefault="00EE72EA" w:rsidP="00EE72EA">
      <w:pPr>
        <w:pStyle w:val="ListParagraph"/>
        <w:rPr>
          <w:i/>
          <w:iCs/>
          <w:color w:val="7F7F7F" w:themeColor="text1" w:themeTint="80"/>
        </w:rPr>
      </w:pPr>
      <w:r>
        <w:rPr>
          <w:i/>
          <w:iCs/>
          <w:color w:val="7F7F7F" w:themeColor="text1" w:themeTint="80"/>
        </w:rPr>
        <w:t>No district-specific infrastructure requirements have currently been identified. Moving forward, this section will be used to identify district-specific requirements if they are needed.</w:t>
      </w:r>
    </w:p>
    <w:p w14:paraId="1B997BC4" w14:textId="77777777" w:rsidR="00EE72EA" w:rsidRPr="00923C45" w:rsidRDefault="00EE72EA" w:rsidP="00EE72EA">
      <w:pPr>
        <w:pStyle w:val="ListParagraph"/>
        <w:rPr>
          <w:color w:val="7F7F7F" w:themeColor="text1" w:themeTint="80"/>
        </w:rPr>
      </w:pPr>
    </w:p>
    <w:p w14:paraId="6A2DCDE4" w14:textId="77777777" w:rsidR="00EE72EA" w:rsidRPr="001D52E1" w:rsidRDefault="00EE72EA" w:rsidP="00875560">
      <w:pPr>
        <w:pStyle w:val="ListParagraph"/>
        <w:numPr>
          <w:ilvl w:val="0"/>
          <w:numId w:val="13"/>
        </w:numPr>
        <w:rPr>
          <w:b/>
          <w:bCs/>
        </w:rPr>
      </w:pPr>
      <w:r>
        <w:rPr>
          <w:b/>
          <w:bCs/>
        </w:rPr>
        <w:t>Open Space.</w:t>
      </w:r>
    </w:p>
    <w:p w14:paraId="7A408CCD" w14:textId="52478725" w:rsidR="00EE72EA" w:rsidRDefault="00EE72EA" w:rsidP="00EE72EA">
      <w:pPr>
        <w:pStyle w:val="ListParagraph"/>
        <w:numPr>
          <w:ilvl w:val="0"/>
          <w:numId w:val="37"/>
        </w:numPr>
        <w:ind w:left="1080"/>
      </w:pPr>
      <w:r>
        <w:t xml:space="preserve">The required open space set-aside in an BC zoning district can be found in Article 16 of this ordinance. </w:t>
      </w:r>
    </w:p>
    <w:p w14:paraId="196680AC" w14:textId="77777777" w:rsidR="00EE72EA" w:rsidRDefault="00EE72EA" w:rsidP="00EE72EA">
      <w:pPr>
        <w:pStyle w:val="ListParagraph"/>
        <w:ind w:left="1080"/>
      </w:pPr>
    </w:p>
    <w:p w14:paraId="0C63050E" w14:textId="77777777" w:rsidR="00EE72EA" w:rsidRPr="00923C45" w:rsidRDefault="00EE72EA" w:rsidP="00875560">
      <w:pPr>
        <w:pStyle w:val="ListParagraph"/>
        <w:numPr>
          <w:ilvl w:val="0"/>
          <w:numId w:val="13"/>
        </w:numPr>
        <w:rPr>
          <w:b/>
          <w:bCs/>
          <w:color w:val="000000" w:themeColor="text1"/>
        </w:rPr>
      </w:pPr>
      <w:r>
        <w:rPr>
          <w:b/>
          <w:bCs/>
          <w:color w:val="000000" w:themeColor="text1"/>
        </w:rPr>
        <w:t>Additional Considerations.</w:t>
      </w:r>
    </w:p>
    <w:p w14:paraId="4DC590E6" w14:textId="77777777" w:rsidR="00EE72EA" w:rsidRDefault="00EE72EA" w:rsidP="00EE72EA">
      <w:pPr>
        <w:pStyle w:val="ListParagraph"/>
        <w:rPr>
          <w:i/>
          <w:iCs/>
          <w:color w:val="7F7F7F" w:themeColor="text1" w:themeTint="80"/>
        </w:rPr>
      </w:pPr>
      <w:r>
        <w:rPr>
          <w:i/>
          <w:iCs/>
          <w:color w:val="7F7F7F" w:themeColor="text1" w:themeTint="80"/>
        </w:rPr>
        <w:t>No additional considerations have currently been identified. Moving forward, this section will be used to point to specific requirements if they are needed.</w:t>
      </w:r>
    </w:p>
    <w:p w14:paraId="454B3BC3" w14:textId="06E89E96" w:rsidR="0046258D" w:rsidRDefault="0046258D" w:rsidP="0046258D"/>
    <w:p w14:paraId="69C498E9" w14:textId="64A68F67" w:rsidR="0046258D" w:rsidRDefault="00FE48AD" w:rsidP="00FE48AD">
      <w:pPr>
        <w:pStyle w:val="Heading2"/>
      </w:pPr>
      <w:r>
        <w:t>5.06</w:t>
      </w:r>
      <w:r>
        <w:tab/>
        <w:t>EC Employment Campus Zoning District</w:t>
      </w:r>
      <w:r>
        <w:tab/>
      </w:r>
    </w:p>
    <w:p w14:paraId="72408AD1" w14:textId="5AB79334" w:rsidR="0046258D" w:rsidRDefault="0046258D" w:rsidP="00074DB1">
      <w:pPr>
        <w:pStyle w:val="ListParagraph"/>
        <w:numPr>
          <w:ilvl w:val="0"/>
          <w:numId w:val="19"/>
        </w:numPr>
      </w:pPr>
      <w:r>
        <w:rPr>
          <w:b/>
          <w:bCs/>
        </w:rPr>
        <w:t>Purpose:</w:t>
      </w:r>
      <w:r>
        <w:t xml:space="preserve"> The employment campus zoning district provides for the development of business, technology, and office parks that accommodate a mix of uses that are traditionally viewed as employment-generating, such as research and development, light manufacturing, medical and professional office complexes, and related uses and activities. Site design and architectural standards ensure these districts are compatible with adjacent uses and districts, while also creating an attractive campus-style environment for major employers. Development in this district should include a high level of amenities for employees and visitors, including open space, pedestrian connections, and shared facilities.  </w:t>
      </w:r>
    </w:p>
    <w:p w14:paraId="3B3AA7BC" w14:textId="77777777" w:rsidR="00FE48AD" w:rsidRDefault="00FE48AD" w:rsidP="00FE48AD">
      <w:pPr>
        <w:pStyle w:val="ListParagraph"/>
      </w:pPr>
    </w:p>
    <w:p w14:paraId="56D45E6A" w14:textId="09964BB1" w:rsidR="00FE48AD" w:rsidRPr="00FE48AD" w:rsidRDefault="00FE48AD" w:rsidP="00074DB1">
      <w:pPr>
        <w:pStyle w:val="ListParagraph"/>
        <w:numPr>
          <w:ilvl w:val="0"/>
          <w:numId w:val="19"/>
        </w:numPr>
      </w:pPr>
      <w:r>
        <w:rPr>
          <w:b/>
          <w:bCs/>
        </w:rPr>
        <w:t>Typical Development Pattern.</w:t>
      </w:r>
    </w:p>
    <w:p w14:paraId="621F27E9" w14:textId="77777777" w:rsidR="00FE48AD" w:rsidRDefault="00FE48AD" w:rsidP="00FE48AD">
      <w:pPr>
        <w:pStyle w:val="ListParagraph"/>
      </w:pPr>
    </w:p>
    <w:p w14:paraId="0A6F1256" w14:textId="74D202A0" w:rsidR="00FE48AD" w:rsidRDefault="00FE48AD" w:rsidP="00FE48AD">
      <w:pPr>
        <w:pStyle w:val="ListParagraph"/>
      </w:pPr>
    </w:p>
    <w:p w14:paraId="417D2353" w14:textId="77777777" w:rsidR="00FE48AD" w:rsidRDefault="00FE48AD" w:rsidP="00FE48AD">
      <w:pPr>
        <w:pStyle w:val="ListParagraph"/>
      </w:pPr>
    </w:p>
    <w:p w14:paraId="7F0E9944" w14:textId="1C1642EF" w:rsidR="00074DB1" w:rsidRPr="00FE48AD" w:rsidRDefault="00074DB1" w:rsidP="00074DB1">
      <w:pPr>
        <w:pStyle w:val="ListParagraph"/>
        <w:numPr>
          <w:ilvl w:val="0"/>
          <w:numId w:val="19"/>
        </w:numPr>
        <w:spacing w:after="160" w:line="278" w:lineRule="auto"/>
        <w:rPr>
          <w:b/>
          <w:bCs/>
        </w:rPr>
      </w:pPr>
      <w:r>
        <w:rPr>
          <w:b/>
          <w:bCs/>
        </w:rPr>
        <w:t>Uses and Activities Allowed.</w:t>
      </w:r>
    </w:p>
    <w:p w14:paraId="6004CF05" w14:textId="225B7202" w:rsidR="00800AC9" w:rsidRDefault="00800AC9" w:rsidP="00800AC9">
      <w:pPr>
        <w:pStyle w:val="ListParagraph"/>
        <w:numPr>
          <w:ilvl w:val="3"/>
          <w:numId w:val="19"/>
        </w:numPr>
        <w:snapToGrid w:val="0"/>
        <w:spacing w:after="120" w:line="240" w:lineRule="auto"/>
        <w:ind w:left="1080"/>
        <w:contextualSpacing w:val="0"/>
        <w:rPr>
          <w:color w:val="000000" w:themeColor="text1"/>
        </w:rPr>
      </w:pPr>
      <w:r>
        <w:rPr>
          <w:color w:val="000000" w:themeColor="text1"/>
        </w:rPr>
        <w:t xml:space="preserve">Uses and activities allowed in the EC zoning district are established in Article 9 of this ordinance as permitted or conditionally permitted. Reference the </w:t>
      </w:r>
      <w:r>
        <w:rPr>
          <w:color w:val="0070C0"/>
          <w:u w:val="single"/>
        </w:rPr>
        <w:t>consolidated table of uses</w:t>
      </w:r>
      <w:r>
        <w:rPr>
          <w:color w:val="0070C0"/>
        </w:rPr>
        <w:t xml:space="preserve"> </w:t>
      </w:r>
      <w:r>
        <w:rPr>
          <w:color w:val="000000" w:themeColor="text1"/>
        </w:rPr>
        <w:t>for additional information.</w:t>
      </w:r>
    </w:p>
    <w:p w14:paraId="3386D293" w14:textId="744D0900" w:rsidR="00800AC9" w:rsidRPr="000105BF" w:rsidRDefault="00800AC9" w:rsidP="00800AC9">
      <w:pPr>
        <w:pStyle w:val="ListParagraph"/>
        <w:snapToGrid w:val="0"/>
        <w:spacing w:after="120" w:line="240" w:lineRule="auto"/>
        <w:ind w:left="1080"/>
        <w:contextualSpacing w:val="0"/>
        <w:rPr>
          <w:i/>
          <w:iCs/>
          <w:color w:val="7F7F7F" w:themeColor="text1" w:themeTint="80"/>
        </w:rPr>
      </w:pPr>
      <w:r>
        <w:rPr>
          <w:i/>
          <w:iCs/>
          <w:color w:val="7F7F7F" w:themeColor="text1" w:themeTint="80"/>
        </w:rPr>
        <w:t xml:space="preserve">For ease in review of these articles, a </w:t>
      </w:r>
      <w:r>
        <w:rPr>
          <w:b/>
          <w:bCs/>
          <w:i/>
          <w:iCs/>
          <w:color w:val="7F7F7F" w:themeColor="text1" w:themeTint="80"/>
        </w:rPr>
        <w:t>temporary list</w:t>
      </w:r>
      <w:r>
        <w:rPr>
          <w:i/>
          <w:iCs/>
          <w:color w:val="7F7F7F" w:themeColor="text1" w:themeTint="80"/>
        </w:rPr>
        <w:t xml:space="preserve"> of permitted and conditional uses allowed within the EC zoning district has been provided in Table 5.06.01 below.</w:t>
      </w:r>
    </w:p>
    <w:p w14:paraId="5649307C" w14:textId="6BAB5314" w:rsidR="00800AC9" w:rsidRDefault="00800AC9" w:rsidP="00800AC9">
      <w:pPr>
        <w:pStyle w:val="ListParagraph"/>
        <w:numPr>
          <w:ilvl w:val="3"/>
          <w:numId w:val="19"/>
        </w:numPr>
        <w:snapToGrid w:val="0"/>
        <w:spacing w:before="0" w:after="240" w:line="240" w:lineRule="auto"/>
        <w:ind w:left="1080"/>
        <w:contextualSpacing w:val="0"/>
      </w:pPr>
      <w:r>
        <w:t xml:space="preserve">Multiple principal and accessory uses and structures may be permitted on a lot or development site within this zoning district. Multiple uses may be allowed within a single structure. </w:t>
      </w:r>
    </w:p>
    <w:p w14:paraId="5EBF59E0" w14:textId="77777777" w:rsidR="007F7F74" w:rsidRDefault="007F7F74" w:rsidP="007F7F74">
      <w:pPr>
        <w:pStyle w:val="ListParagraph"/>
        <w:snapToGrid w:val="0"/>
        <w:spacing w:before="0" w:after="240" w:line="240" w:lineRule="auto"/>
        <w:ind w:left="1080"/>
        <w:contextualSpacing w:val="0"/>
      </w:pPr>
    </w:p>
    <w:p w14:paraId="465199D4" w14:textId="6DC52A8E" w:rsidR="00074DB1" w:rsidRPr="00FE48AD" w:rsidRDefault="00380BE0" w:rsidP="00074DB1">
      <w:pPr>
        <w:pStyle w:val="ListParagraph"/>
        <w:numPr>
          <w:ilvl w:val="0"/>
          <w:numId w:val="19"/>
        </w:numPr>
        <w:snapToGrid w:val="0"/>
        <w:spacing w:after="120" w:line="240" w:lineRule="auto"/>
        <w:rPr>
          <w:b/>
          <w:bCs/>
        </w:rPr>
      </w:pPr>
      <w:r>
        <w:rPr>
          <w:b/>
          <w:bCs/>
        </w:rPr>
        <w:t xml:space="preserve">5.06.02 Lot Dimensions. </w:t>
      </w:r>
      <w:r>
        <w:rPr>
          <w:b/>
          <w:bCs/>
          <w:i/>
          <w:iCs/>
        </w:rPr>
        <w:t>(Figure 5.06.01 Lot Dimensions)</w:t>
      </w:r>
      <w:r>
        <w:rPr>
          <w:b/>
          <w:bCs/>
        </w:rPr>
        <w:tab/>
      </w:r>
    </w:p>
    <w:tbl>
      <w:tblPr>
        <w:tblStyle w:val="GridTable1Light"/>
        <w:tblW w:w="9350" w:type="dxa"/>
        <w:tblLook w:val="04A0" w:firstRow="1" w:lastRow="0" w:firstColumn="1" w:lastColumn="0" w:noHBand="0" w:noVBand="1"/>
      </w:tblPr>
      <w:tblGrid>
        <w:gridCol w:w="1372"/>
        <w:gridCol w:w="1606"/>
        <w:gridCol w:w="1337"/>
        <w:gridCol w:w="1623"/>
        <w:gridCol w:w="1509"/>
        <w:gridCol w:w="1903"/>
      </w:tblGrid>
      <w:tr w:rsidR="00380BE0" w14:paraId="74F3E721" w14:textId="77777777" w:rsidTr="00380B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dxa"/>
          </w:tcPr>
          <w:p w14:paraId="43874444" w14:textId="77777777" w:rsidR="00380BE0" w:rsidRDefault="00380BE0" w:rsidP="00380BE0">
            <w:pPr>
              <w:spacing w:before="0"/>
            </w:pPr>
          </w:p>
        </w:tc>
        <w:tc>
          <w:tcPr>
            <w:tcW w:w="1606" w:type="dxa"/>
          </w:tcPr>
          <w:p w14:paraId="3752ADE9" w14:textId="4C2BBC77" w:rsidR="00380BE0" w:rsidRDefault="00380BE0" w:rsidP="00380BE0">
            <w:pPr>
              <w:spacing w:before="0"/>
              <w:jc w:val="center"/>
              <w:cnfStyle w:val="100000000000" w:firstRow="1" w:lastRow="0" w:firstColumn="0" w:lastColumn="0" w:oddVBand="0" w:evenVBand="0" w:oddHBand="0" w:evenHBand="0" w:firstRowFirstColumn="0" w:firstRowLastColumn="0" w:lastRowFirstColumn="0" w:lastRowLastColumn="0"/>
            </w:pPr>
            <w:r>
              <w:t>Min. Lot or Development Site (ac)</w:t>
            </w:r>
          </w:p>
        </w:tc>
        <w:tc>
          <w:tcPr>
            <w:tcW w:w="1337" w:type="dxa"/>
          </w:tcPr>
          <w:p w14:paraId="6FD1ED22" w14:textId="2CD167FF" w:rsidR="00380BE0" w:rsidRPr="00380BE0" w:rsidRDefault="00380BE0" w:rsidP="00380BE0">
            <w:pPr>
              <w:spacing w:before="0"/>
              <w:jc w:val="center"/>
              <w:cnfStyle w:val="100000000000" w:firstRow="1" w:lastRow="0" w:firstColumn="0" w:lastColumn="0" w:oddVBand="0" w:evenVBand="0" w:oddHBand="0" w:evenHBand="0" w:firstRowFirstColumn="0" w:firstRowLastColumn="0" w:lastRowFirstColumn="0" w:lastRowLastColumn="0"/>
              <w:rPr>
                <w:highlight w:val="yellow"/>
              </w:rPr>
            </w:pPr>
            <w:r>
              <w:rPr>
                <w:highlight w:val="yellow"/>
              </w:rPr>
              <w:t>Gross Floor Area (sq. ft.)</w:t>
            </w:r>
          </w:p>
        </w:tc>
        <w:tc>
          <w:tcPr>
            <w:tcW w:w="1623" w:type="dxa"/>
          </w:tcPr>
          <w:p w14:paraId="79E688E0" w14:textId="18723117" w:rsidR="00380BE0" w:rsidRDefault="00380BE0" w:rsidP="00380BE0">
            <w:pPr>
              <w:spacing w:before="0"/>
              <w:jc w:val="center"/>
              <w:cnfStyle w:val="100000000000" w:firstRow="1" w:lastRow="0" w:firstColumn="0" w:lastColumn="0" w:oddVBand="0" w:evenVBand="0" w:oddHBand="0" w:evenHBand="0" w:firstRowFirstColumn="0" w:firstRowLastColumn="0" w:lastRowFirstColumn="0" w:lastRowLastColumn="0"/>
            </w:pPr>
            <w:r>
              <w:t>Min. Lot or Development Site Width (ft)</w:t>
            </w:r>
          </w:p>
        </w:tc>
        <w:tc>
          <w:tcPr>
            <w:tcW w:w="1509" w:type="dxa"/>
          </w:tcPr>
          <w:p w14:paraId="1C1DF349" w14:textId="1A0D955E" w:rsidR="00380BE0" w:rsidRDefault="00380BE0" w:rsidP="00380BE0">
            <w:pPr>
              <w:spacing w:before="0"/>
              <w:jc w:val="center"/>
              <w:cnfStyle w:val="100000000000" w:firstRow="1" w:lastRow="0" w:firstColumn="0" w:lastColumn="0" w:oddVBand="0" w:evenVBand="0" w:oddHBand="0" w:evenHBand="0" w:firstRowFirstColumn="0" w:firstRowLastColumn="0" w:lastRowFirstColumn="0" w:lastRowLastColumn="0"/>
            </w:pPr>
            <w:r>
              <w:t>Width to Depth Ratio (%)</w:t>
            </w:r>
          </w:p>
        </w:tc>
        <w:tc>
          <w:tcPr>
            <w:tcW w:w="1903" w:type="dxa"/>
          </w:tcPr>
          <w:p w14:paraId="440AFF60" w14:textId="63CDACF7" w:rsidR="00380BE0" w:rsidRDefault="00380BE0" w:rsidP="00380BE0">
            <w:pPr>
              <w:spacing w:before="0"/>
              <w:jc w:val="center"/>
              <w:cnfStyle w:val="100000000000" w:firstRow="1" w:lastRow="0" w:firstColumn="0" w:lastColumn="0" w:oddVBand="0" w:evenVBand="0" w:oddHBand="0" w:evenHBand="0" w:firstRowFirstColumn="0" w:firstRowLastColumn="0" w:lastRowFirstColumn="0" w:lastRowLastColumn="0"/>
            </w:pPr>
            <w:r>
              <w:t>Max. Impervious Surface (%)</w:t>
            </w:r>
          </w:p>
        </w:tc>
      </w:tr>
      <w:tr w:rsidR="00380BE0" w14:paraId="6B22B7C6" w14:textId="77777777" w:rsidTr="00380BE0">
        <w:tc>
          <w:tcPr>
            <w:cnfStyle w:val="001000000000" w:firstRow="0" w:lastRow="0" w:firstColumn="1" w:lastColumn="0" w:oddVBand="0" w:evenVBand="0" w:oddHBand="0" w:evenHBand="0" w:firstRowFirstColumn="0" w:firstRowLastColumn="0" w:lastRowFirstColumn="0" w:lastRowLastColumn="0"/>
            <w:tcW w:w="1372" w:type="dxa"/>
          </w:tcPr>
          <w:p w14:paraId="4BF6D459" w14:textId="77777777" w:rsidR="00380BE0" w:rsidRDefault="00380BE0" w:rsidP="00380BE0">
            <w:pPr>
              <w:spacing w:before="0"/>
            </w:pPr>
            <w:r>
              <w:t>All types</w:t>
            </w:r>
          </w:p>
        </w:tc>
        <w:tc>
          <w:tcPr>
            <w:tcW w:w="1606" w:type="dxa"/>
          </w:tcPr>
          <w:p w14:paraId="573D41CF" w14:textId="68CB68C8" w:rsidR="00380BE0" w:rsidRDefault="00380BE0" w:rsidP="00380BE0">
            <w:pPr>
              <w:spacing w:before="0"/>
              <w:jc w:val="center"/>
              <w:cnfStyle w:val="000000000000" w:firstRow="0" w:lastRow="0" w:firstColumn="0" w:lastColumn="0" w:oddVBand="0" w:evenVBand="0" w:oddHBand="0" w:evenHBand="0" w:firstRowFirstColumn="0" w:firstRowLastColumn="0" w:lastRowFirstColumn="0" w:lastRowLastColumn="0"/>
            </w:pPr>
            <w:r>
              <w:t>3</w:t>
            </w:r>
          </w:p>
        </w:tc>
        <w:tc>
          <w:tcPr>
            <w:tcW w:w="1337" w:type="dxa"/>
          </w:tcPr>
          <w:p w14:paraId="3AF7076C" w14:textId="171EC118" w:rsidR="00380BE0" w:rsidRPr="00380BE0" w:rsidRDefault="00380BE0" w:rsidP="00380BE0">
            <w:pPr>
              <w:spacing w:before="0"/>
              <w:jc w:val="center"/>
              <w:cnfStyle w:val="000000000000" w:firstRow="0" w:lastRow="0" w:firstColumn="0" w:lastColumn="0" w:oddVBand="0" w:evenVBand="0" w:oddHBand="0" w:evenHBand="0" w:firstRowFirstColumn="0" w:firstRowLastColumn="0" w:lastRowFirstColumn="0" w:lastRowLastColumn="0"/>
              <w:rPr>
                <w:highlight w:val="yellow"/>
              </w:rPr>
            </w:pPr>
            <w:r>
              <w:rPr>
                <w:highlight w:val="yellow"/>
              </w:rPr>
              <w:t>-</w:t>
            </w:r>
          </w:p>
        </w:tc>
        <w:tc>
          <w:tcPr>
            <w:tcW w:w="1623" w:type="dxa"/>
          </w:tcPr>
          <w:p w14:paraId="6412761E" w14:textId="638330E1" w:rsidR="00380BE0" w:rsidRDefault="00380BE0" w:rsidP="00380BE0">
            <w:pPr>
              <w:spacing w:before="0"/>
              <w:jc w:val="center"/>
              <w:cnfStyle w:val="000000000000" w:firstRow="0" w:lastRow="0" w:firstColumn="0" w:lastColumn="0" w:oddVBand="0" w:evenVBand="0" w:oddHBand="0" w:evenHBand="0" w:firstRowFirstColumn="0" w:firstRowLastColumn="0" w:lastRowFirstColumn="0" w:lastRowLastColumn="0"/>
            </w:pPr>
            <w:r>
              <w:t>100</w:t>
            </w:r>
          </w:p>
        </w:tc>
        <w:tc>
          <w:tcPr>
            <w:tcW w:w="1509" w:type="dxa"/>
          </w:tcPr>
          <w:p w14:paraId="334A4786" w14:textId="119FB153" w:rsidR="00380BE0" w:rsidRDefault="00380BE0" w:rsidP="00380BE0">
            <w:pPr>
              <w:spacing w:before="0"/>
              <w:jc w:val="center"/>
              <w:cnfStyle w:val="000000000000" w:firstRow="0" w:lastRow="0" w:firstColumn="0" w:lastColumn="0" w:oddVBand="0" w:evenVBand="0" w:oddHBand="0" w:evenHBand="0" w:firstRowFirstColumn="0" w:firstRowLastColumn="0" w:lastRowFirstColumn="0" w:lastRowLastColumn="0"/>
            </w:pPr>
            <w:r>
              <w:t>n/a</w:t>
            </w:r>
          </w:p>
        </w:tc>
        <w:tc>
          <w:tcPr>
            <w:tcW w:w="1903" w:type="dxa"/>
          </w:tcPr>
          <w:p w14:paraId="43A6A55D" w14:textId="02884C56" w:rsidR="00380BE0" w:rsidRDefault="00380BE0" w:rsidP="00380BE0">
            <w:pPr>
              <w:spacing w:before="0"/>
              <w:jc w:val="center"/>
              <w:cnfStyle w:val="000000000000" w:firstRow="0" w:lastRow="0" w:firstColumn="0" w:lastColumn="0" w:oddVBand="0" w:evenVBand="0" w:oddHBand="0" w:evenHBand="0" w:firstRowFirstColumn="0" w:firstRowLastColumn="0" w:lastRowFirstColumn="0" w:lastRowLastColumn="0"/>
            </w:pPr>
            <w:r>
              <w:t>70</w:t>
            </w:r>
          </w:p>
        </w:tc>
      </w:tr>
      <w:tr w:rsidR="00380BE0" w14:paraId="09E4BC01" w14:textId="77777777" w:rsidTr="00977644">
        <w:tc>
          <w:tcPr>
            <w:cnfStyle w:val="001000000000" w:firstRow="0" w:lastRow="0" w:firstColumn="1" w:lastColumn="0" w:oddVBand="0" w:evenVBand="0" w:oddHBand="0" w:evenHBand="0" w:firstRowFirstColumn="0" w:firstRowLastColumn="0" w:lastRowFirstColumn="0" w:lastRowLastColumn="0"/>
            <w:tcW w:w="1372" w:type="dxa"/>
            <w:shd w:val="clear" w:color="auto" w:fill="F2F2F2" w:themeFill="background1" w:themeFillShade="F2"/>
          </w:tcPr>
          <w:p w14:paraId="2DF122B6" w14:textId="77777777" w:rsidR="00380BE0" w:rsidRDefault="00380BE0" w:rsidP="00380BE0">
            <w:pPr>
              <w:spacing w:before="0"/>
            </w:pPr>
            <w:r>
              <w:t>Key</w:t>
            </w:r>
          </w:p>
        </w:tc>
        <w:tc>
          <w:tcPr>
            <w:tcW w:w="1606" w:type="dxa"/>
            <w:shd w:val="clear" w:color="auto" w:fill="F2F2F2" w:themeFill="background1" w:themeFillShade="F2"/>
          </w:tcPr>
          <w:p w14:paraId="16CD7CA8" w14:textId="65CC8403" w:rsidR="00380BE0" w:rsidRDefault="00380BE0" w:rsidP="00380BE0">
            <w:pPr>
              <w:spacing w:before="0"/>
              <w:jc w:val="center"/>
              <w:cnfStyle w:val="000000000000" w:firstRow="0" w:lastRow="0" w:firstColumn="0" w:lastColumn="0" w:oddVBand="0" w:evenVBand="0" w:oddHBand="0" w:evenHBand="0" w:firstRowFirstColumn="0" w:firstRowLastColumn="0" w:lastRowFirstColumn="0" w:lastRowLastColumn="0"/>
            </w:pPr>
            <w:r>
              <w:t>C</w:t>
            </w:r>
          </w:p>
        </w:tc>
        <w:tc>
          <w:tcPr>
            <w:tcW w:w="1337" w:type="dxa"/>
            <w:shd w:val="clear" w:color="auto" w:fill="F2F2F2" w:themeFill="background1" w:themeFillShade="F2"/>
          </w:tcPr>
          <w:p w14:paraId="28CF518D" w14:textId="11E27303" w:rsidR="00380BE0" w:rsidRDefault="00380BE0" w:rsidP="00380BE0">
            <w:pPr>
              <w:spacing w:before="0"/>
              <w:jc w:val="center"/>
              <w:cnfStyle w:val="000000000000" w:firstRow="0" w:lastRow="0" w:firstColumn="0" w:lastColumn="0" w:oddVBand="0" w:evenVBand="0" w:oddHBand="0" w:evenHBand="0" w:firstRowFirstColumn="0" w:firstRowLastColumn="0" w:lastRowFirstColumn="0" w:lastRowLastColumn="0"/>
            </w:pPr>
            <w:r>
              <w:t>D</w:t>
            </w:r>
          </w:p>
        </w:tc>
        <w:tc>
          <w:tcPr>
            <w:tcW w:w="1623" w:type="dxa"/>
            <w:shd w:val="clear" w:color="auto" w:fill="F2F2F2" w:themeFill="background1" w:themeFillShade="F2"/>
          </w:tcPr>
          <w:p w14:paraId="6433F905" w14:textId="31E4925A" w:rsidR="00380BE0" w:rsidRDefault="00380BE0" w:rsidP="00380BE0">
            <w:pPr>
              <w:spacing w:before="0"/>
              <w:jc w:val="center"/>
              <w:cnfStyle w:val="000000000000" w:firstRow="0" w:lastRow="0" w:firstColumn="0" w:lastColumn="0" w:oddVBand="0" w:evenVBand="0" w:oddHBand="0" w:evenHBand="0" w:firstRowFirstColumn="0" w:firstRowLastColumn="0" w:lastRowFirstColumn="0" w:lastRowLastColumn="0"/>
            </w:pPr>
            <w:r>
              <w:t>A</w:t>
            </w:r>
          </w:p>
        </w:tc>
        <w:tc>
          <w:tcPr>
            <w:tcW w:w="1509" w:type="dxa"/>
            <w:shd w:val="clear" w:color="auto" w:fill="F2F2F2" w:themeFill="background1" w:themeFillShade="F2"/>
          </w:tcPr>
          <w:p w14:paraId="38E5134D" w14:textId="5096ADA6" w:rsidR="00380BE0" w:rsidRDefault="00380BE0" w:rsidP="00380BE0">
            <w:pPr>
              <w:spacing w:before="0"/>
              <w:jc w:val="center"/>
              <w:cnfStyle w:val="000000000000" w:firstRow="0" w:lastRow="0" w:firstColumn="0" w:lastColumn="0" w:oddVBand="0" w:evenVBand="0" w:oddHBand="0" w:evenHBand="0" w:firstRowFirstColumn="0" w:firstRowLastColumn="0" w:lastRowFirstColumn="0" w:lastRowLastColumn="0"/>
            </w:pPr>
            <w:r>
              <w:t>A/B</w:t>
            </w:r>
          </w:p>
        </w:tc>
        <w:tc>
          <w:tcPr>
            <w:tcW w:w="1903" w:type="dxa"/>
            <w:shd w:val="clear" w:color="auto" w:fill="F2F2F2" w:themeFill="background1" w:themeFillShade="F2"/>
          </w:tcPr>
          <w:p w14:paraId="47224CAF" w14:textId="6C993ECE" w:rsidR="00380BE0" w:rsidRDefault="00380BE0" w:rsidP="00380BE0">
            <w:pPr>
              <w:spacing w:before="0"/>
              <w:jc w:val="center"/>
              <w:cnfStyle w:val="000000000000" w:firstRow="0" w:lastRow="0" w:firstColumn="0" w:lastColumn="0" w:oddVBand="0" w:evenVBand="0" w:oddHBand="0" w:evenHBand="0" w:firstRowFirstColumn="0" w:firstRowLastColumn="0" w:lastRowFirstColumn="0" w:lastRowLastColumn="0"/>
            </w:pPr>
            <w:r>
              <w:t>-</w:t>
            </w:r>
          </w:p>
        </w:tc>
      </w:tr>
    </w:tbl>
    <w:p w14:paraId="270D3174" w14:textId="15E45351" w:rsidR="00074DB1" w:rsidRDefault="00074DB1" w:rsidP="00074DB1"/>
    <w:p w14:paraId="402F06BB" w14:textId="7645BC69" w:rsidR="00074DB1" w:rsidRPr="00EF67A5" w:rsidRDefault="00977644" w:rsidP="00074DB1">
      <w:pPr>
        <w:pStyle w:val="ListParagraph"/>
        <w:numPr>
          <w:ilvl w:val="0"/>
          <w:numId w:val="19"/>
        </w:numPr>
        <w:rPr>
          <w:b/>
          <w:bCs/>
        </w:rPr>
      </w:pPr>
      <w:r>
        <w:rPr>
          <w:b/>
          <w:bCs/>
        </w:rPr>
        <w:t xml:space="preserve">Table 5.06.03 Lot Setbacks. </w:t>
      </w:r>
      <w:r>
        <w:rPr>
          <w:b/>
          <w:bCs/>
          <w:i/>
          <w:iCs/>
        </w:rPr>
        <w:t>(Figure 5.06.02 Lot Setbacks and Build-To Zone)</w:t>
      </w:r>
    </w:p>
    <w:tbl>
      <w:tblPr>
        <w:tblStyle w:val="GridTable1Light"/>
        <w:tblW w:w="8095" w:type="dxa"/>
        <w:tblLook w:val="04A0" w:firstRow="1" w:lastRow="0" w:firstColumn="1" w:lastColumn="0" w:noHBand="0" w:noVBand="1"/>
      </w:tblPr>
      <w:tblGrid>
        <w:gridCol w:w="2333"/>
        <w:gridCol w:w="1122"/>
        <w:gridCol w:w="1066"/>
        <w:gridCol w:w="1234"/>
        <w:gridCol w:w="1170"/>
        <w:gridCol w:w="1170"/>
      </w:tblGrid>
      <w:tr w:rsidR="00CB2448" w14:paraId="748B9315" w14:textId="77777777" w:rsidTr="009776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3" w:type="dxa"/>
          </w:tcPr>
          <w:p w14:paraId="546E6E2C" w14:textId="77777777" w:rsidR="00CB2448" w:rsidRDefault="00CB2448" w:rsidP="00977644">
            <w:pPr>
              <w:spacing w:before="0"/>
            </w:pPr>
          </w:p>
        </w:tc>
        <w:tc>
          <w:tcPr>
            <w:tcW w:w="1122" w:type="dxa"/>
            <w:vAlign w:val="center"/>
          </w:tcPr>
          <w:p w14:paraId="2B8564D4" w14:textId="77777777" w:rsidR="00CB2448" w:rsidRDefault="078A502F" w:rsidP="00977644">
            <w:pPr>
              <w:spacing w:before="0"/>
              <w:jc w:val="center"/>
              <w:cnfStyle w:val="100000000000" w:firstRow="1" w:lastRow="0" w:firstColumn="0" w:lastColumn="0" w:oddVBand="0" w:evenVBand="0" w:oddHBand="0" w:evenHBand="0" w:firstRowFirstColumn="0" w:firstRowLastColumn="0" w:lastRowFirstColumn="0" w:lastRowLastColumn="0"/>
            </w:pPr>
            <w:r>
              <w:t>Min. Front (ft)</w:t>
            </w:r>
          </w:p>
        </w:tc>
        <w:tc>
          <w:tcPr>
            <w:tcW w:w="1066" w:type="dxa"/>
            <w:vAlign w:val="center"/>
          </w:tcPr>
          <w:p w14:paraId="3779E080" w14:textId="77777777" w:rsidR="00CB2448" w:rsidRDefault="00CB2448" w:rsidP="00977644">
            <w:pPr>
              <w:spacing w:before="0"/>
              <w:jc w:val="center"/>
              <w:cnfStyle w:val="100000000000" w:firstRow="1" w:lastRow="0" w:firstColumn="0" w:lastColumn="0" w:oddVBand="0" w:evenVBand="0" w:oddHBand="0" w:evenHBand="0" w:firstRowFirstColumn="0" w:firstRowLastColumn="0" w:lastRowFirstColumn="0" w:lastRowLastColumn="0"/>
            </w:pPr>
            <w:r>
              <w:t>Min. Rear (ft)</w:t>
            </w:r>
          </w:p>
        </w:tc>
        <w:tc>
          <w:tcPr>
            <w:tcW w:w="1234" w:type="dxa"/>
            <w:vAlign w:val="center"/>
          </w:tcPr>
          <w:p w14:paraId="59A64CEA" w14:textId="7F0F035E" w:rsidR="00CB2448" w:rsidRDefault="00CB2448" w:rsidP="00977644">
            <w:pPr>
              <w:spacing w:before="0"/>
              <w:jc w:val="center"/>
              <w:cnfStyle w:val="100000000000" w:firstRow="1" w:lastRow="0" w:firstColumn="0" w:lastColumn="0" w:oddVBand="0" w:evenVBand="0" w:oddHBand="0" w:evenHBand="0" w:firstRowFirstColumn="0" w:firstRowLastColumn="0" w:lastRowFirstColumn="0" w:lastRowLastColumn="0"/>
            </w:pPr>
            <w:r>
              <w:t>Min. Side, Interior (ft)</w:t>
            </w:r>
          </w:p>
        </w:tc>
        <w:tc>
          <w:tcPr>
            <w:tcW w:w="1170" w:type="dxa"/>
            <w:vAlign w:val="center"/>
          </w:tcPr>
          <w:p w14:paraId="5BE1929C" w14:textId="38B30DCA" w:rsidR="00CB2448" w:rsidRDefault="078A502F" w:rsidP="00977644">
            <w:pPr>
              <w:spacing w:before="0"/>
              <w:jc w:val="center"/>
              <w:cnfStyle w:val="100000000000" w:firstRow="1" w:lastRow="0" w:firstColumn="0" w:lastColumn="0" w:oddVBand="0" w:evenVBand="0" w:oddHBand="0" w:evenHBand="0" w:firstRowFirstColumn="0" w:firstRowLastColumn="0" w:lastRowFirstColumn="0" w:lastRowLastColumn="0"/>
            </w:pPr>
            <w:r>
              <w:t>Min. Side, Street (ft)</w:t>
            </w:r>
          </w:p>
        </w:tc>
        <w:tc>
          <w:tcPr>
            <w:tcW w:w="1170" w:type="dxa"/>
            <w:vAlign w:val="center"/>
          </w:tcPr>
          <w:p w14:paraId="77C25032" w14:textId="7F3959E4" w:rsidR="00CB2448" w:rsidRDefault="00977644" w:rsidP="00977644">
            <w:pPr>
              <w:spacing w:before="0"/>
              <w:jc w:val="center"/>
              <w:cnfStyle w:val="100000000000" w:firstRow="1" w:lastRow="0" w:firstColumn="0" w:lastColumn="0" w:oddVBand="0" w:evenVBand="0" w:oddHBand="0" w:evenHBand="0" w:firstRowFirstColumn="0" w:firstRowLastColumn="0" w:lastRowFirstColumn="0" w:lastRowLastColumn="0"/>
            </w:pPr>
            <w:r>
              <w:t xml:space="preserve">Interior </w:t>
            </w:r>
            <w:r>
              <w:rPr>
                <w:sz w:val="16"/>
                <w:szCs w:val="16"/>
              </w:rPr>
              <w:t>(ft. btwn buildings if multiple)</w:t>
            </w:r>
          </w:p>
        </w:tc>
      </w:tr>
      <w:tr w:rsidR="00CB2448" w14:paraId="7893AE2D" w14:textId="77777777" w:rsidTr="00977644">
        <w:tc>
          <w:tcPr>
            <w:cnfStyle w:val="001000000000" w:firstRow="0" w:lastRow="0" w:firstColumn="1" w:lastColumn="0" w:oddVBand="0" w:evenVBand="0" w:oddHBand="0" w:evenHBand="0" w:firstRowFirstColumn="0" w:firstRowLastColumn="0" w:lastRowFirstColumn="0" w:lastRowLastColumn="0"/>
            <w:tcW w:w="2333" w:type="dxa"/>
          </w:tcPr>
          <w:p w14:paraId="299695AD" w14:textId="683C6B74" w:rsidR="00CB2448" w:rsidRDefault="00CB2448" w:rsidP="00977644">
            <w:pPr>
              <w:spacing w:before="0"/>
            </w:pPr>
            <w:r>
              <w:t>Principal Structure(s)</w:t>
            </w:r>
          </w:p>
        </w:tc>
        <w:tc>
          <w:tcPr>
            <w:tcW w:w="1122" w:type="dxa"/>
            <w:vAlign w:val="center"/>
          </w:tcPr>
          <w:p w14:paraId="10F8C9DE" w14:textId="13488486" w:rsidR="00CB2448" w:rsidRDefault="00CB2448" w:rsidP="00977644">
            <w:pPr>
              <w:spacing w:before="0"/>
              <w:jc w:val="center"/>
              <w:cnfStyle w:val="000000000000" w:firstRow="0" w:lastRow="0" w:firstColumn="0" w:lastColumn="0" w:oddVBand="0" w:evenVBand="0" w:oddHBand="0" w:evenHBand="0" w:firstRowFirstColumn="0" w:firstRowLastColumn="0" w:lastRowFirstColumn="0" w:lastRowLastColumn="0"/>
            </w:pPr>
            <w:r>
              <w:t>10*</w:t>
            </w:r>
          </w:p>
        </w:tc>
        <w:tc>
          <w:tcPr>
            <w:tcW w:w="1066" w:type="dxa"/>
            <w:vAlign w:val="center"/>
          </w:tcPr>
          <w:p w14:paraId="33651015" w14:textId="623D6331" w:rsidR="00CB2448" w:rsidRDefault="00CB2448" w:rsidP="00977644">
            <w:pPr>
              <w:spacing w:before="0"/>
              <w:jc w:val="center"/>
              <w:cnfStyle w:val="000000000000" w:firstRow="0" w:lastRow="0" w:firstColumn="0" w:lastColumn="0" w:oddVBand="0" w:evenVBand="0" w:oddHBand="0" w:evenHBand="0" w:firstRowFirstColumn="0" w:firstRowLastColumn="0" w:lastRowFirstColumn="0" w:lastRowLastColumn="0"/>
            </w:pPr>
            <w:r>
              <w:t>15^</w:t>
            </w:r>
          </w:p>
        </w:tc>
        <w:tc>
          <w:tcPr>
            <w:tcW w:w="1234" w:type="dxa"/>
            <w:vAlign w:val="center"/>
          </w:tcPr>
          <w:p w14:paraId="4726C594" w14:textId="31F9F48D" w:rsidR="00CB2448" w:rsidRDefault="00CB2448" w:rsidP="00977644">
            <w:pPr>
              <w:spacing w:before="0"/>
              <w:jc w:val="center"/>
              <w:cnfStyle w:val="000000000000" w:firstRow="0" w:lastRow="0" w:firstColumn="0" w:lastColumn="0" w:oddVBand="0" w:evenVBand="0" w:oddHBand="0" w:evenHBand="0" w:firstRowFirstColumn="0" w:firstRowLastColumn="0" w:lastRowFirstColumn="0" w:lastRowLastColumn="0"/>
            </w:pPr>
            <w:r>
              <w:t>12^</w:t>
            </w:r>
          </w:p>
        </w:tc>
        <w:tc>
          <w:tcPr>
            <w:tcW w:w="1170" w:type="dxa"/>
            <w:vAlign w:val="center"/>
          </w:tcPr>
          <w:p w14:paraId="35769156" w14:textId="71198713" w:rsidR="00CB2448" w:rsidRDefault="00CB2448" w:rsidP="00977644">
            <w:pPr>
              <w:spacing w:before="0"/>
              <w:jc w:val="center"/>
              <w:cnfStyle w:val="000000000000" w:firstRow="0" w:lastRow="0" w:firstColumn="0" w:lastColumn="0" w:oddVBand="0" w:evenVBand="0" w:oddHBand="0" w:evenHBand="0" w:firstRowFirstColumn="0" w:firstRowLastColumn="0" w:lastRowFirstColumn="0" w:lastRowLastColumn="0"/>
            </w:pPr>
            <w:r>
              <w:t>10*</w:t>
            </w:r>
          </w:p>
        </w:tc>
        <w:tc>
          <w:tcPr>
            <w:tcW w:w="1170" w:type="dxa"/>
            <w:vAlign w:val="center"/>
          </w:tcPr>
          <w:p w14:paraId="20B27087" w14:textId="77777777" w:rsidR="00CB2448" w:rsidRDefault="078A502F" w:rsidP="00977644">
            <w:pPr>
              <w:spacing w:before="0"/>
              <w:jc w:val="center"/>
              <w:cnfStyle w:val="000000000000" w:firstRow="0" w:lastRow="0" w:firstColumn="0" w:lastColumn="0" w:oddVBand="0" w:evenVBand="0" w:oddHBand="0" w:evenHBand="0" w:firstRowFirstColumn="0" w:firstRowLastColumn="0" w:lastRowFirstColumn="0" w:lastRowLastColumn="0"/>
            </w:pPr>
            <w:r>
              <w:t>24</w:t>
            </w:r>
          </w:p>
        </w:tc>
      </w:tr>
      <w:tr w:rsidR="00CB2448" w14:paraId="6BA9A926" w14:textId="77777777" w:rsidTr="00977644">
        <w:tc>
          <w:tcPr>
            <w:cnfStyle w:val="001000000000" w:firstRow="0" w:lastRow="0" w:firstColumn="1" w:lastColumn="0" w:oddVBand="0" w:evenVBand="0" w:oddHBand="0" w:evenHBand="0" w:firstRowFirstColumn="0" w:firstRowLastColumn="0" w:lastRowFirstColumn="0" w:lastRowLastColumn="0"/>
            <w:tcW w:w="2333" w:type="dxa"/>
          </w:tcPr>
          <w:p w14:paraId="548DEAF5" w14:textId="77777777" w:rsidR="00CB2448" w:rsidRDefault="00CB2448" w:rsidP="00977644">
            <w:pPr>
              <w:spacing w:before="0"/>
            </w:pPr>
            <w:r>
              <w:t>Accessory Structure(s)</w:t>
            </w:r>
          </w:p>
        </w:tc>
        <w:tc>
          <w:tcPr>
            <w:tcW w:w="1122" w:type="dxa"/>
            <w:vAlign w:val="center"/>
          </w:tcPr>
          <w:p w14:paraId="637BA785" w14:textId="169EC1CE" w:rsidR="00CB2448" w:rsidRDefault="00CB2448" w:rsidP="00977644">
            <w:pPr>
              <w:spacing w:before="0"/>
              <w:jc w:val="center"/>
              <w:cnfStyle w:val="000000000000" w:firstRow="0" w:lastRow="0" w:firstColumn="0" w:lastColumn="0" w:oddVBand="0" w:evenVBand="0" w:oddHBand="0" w:evenHBand="0" w:firstRowFirstColumn="0" w:firstRowLastColumn="0" w:lastRowFirstColumn="0" w:lastRowLastColumn="0"/>
            </w:pPr>
            <w:r>
              <w:t>10*</w:t>
            </w:r>
          </w:p>
        </w:tc>
        <w:tc>
          <w:tcPr>
            <w:tcW w:w="1066" w:type="dxa"/>
            <w:vAlign w:val="center"/>
          </w:tcPr>
          <w:p w14:paraId="19D69673" w14:textId="64AEF338" w:rsidR="00CB2448" w:rsidRDefault="00CB2448" w:rsidP="00977644">
            <w:pPr>
              <w:spacing w:before="0"/>
              <w:jc w:val="center"/>
              <w:cnfStyle w:val="000000000000" w:firstRow="0" w:lastRow="0" w:firstColumn="0" w:lastColumn="0" w:oddVBand="0" w:evenVBand="0" w:oddHBand="0" w:evenHBand="0" w:firstRowFirstColumn="0" w:firstRowLastColumn="0" w:lastRowFirstColumn="0" w:lastRowLastColumn="0"/>
            </w:pPr>
            <w:r>
              <w:t>5^</w:t>
            </w:r>
          </w:p>
        </w:tc>
        <w:tc>
          <w:tcPr>
            <w:tcW w:w="1234" w:type="dxa"/>
            <w:vAlign w:val="center"/>
          </w:tcPr>
          <w:p w14:paraId="58567A4A" w14:textId="61A53067" w:rsidR="00CB2448" w:rsidRDefault="00CB2448" w:rsidP="00977644">
            <w:pPr>
              <w:spacing w:before="0"/>
              <w:jc w:val="center"/>
              <w:cnfStyle w:val="000000000000" w:firstRow="0" w:lastRow="0" w:firstColumn="0" w:lastColumn="0" w:oddVBand="0" w:evenVBand="0" w:oddHBand="0" w:evenHBand="0" w:firstRowFirstColumn="0" w:firstRowLastColumn="0" w:lastRowFirstColumn="0" w:lastRowLastColumn="0"/>
            </w:pPr>
            <w:r>
              <w:t>5^</w:t>
            </w:r>
          </w:p>
        </w:tc>
        <w:tc>
          <w:tcPr>
            <w:tcW w:w="1170" w:type="dxa"/>
            <w:vAlign w:val="center"/>
          </w:tcPr>
          <w:p w14:paraId="089E51C9" w14:textId="1D2BE6D4" w:rsidR="00CB2448" w:rsidRDefault="00CB2448" w:rsidP="00977644">
            <w:pPr>
              <w:spacing w:before="0"/>
              <w:jc w:val="center"/>
              <w:cnfStyle w:val="000000000000" w:firstRow="0" w:lastRow="0" w:firstColumn="0" w:lastColumn="0" w:oddVBand="0" w:evenVBand="0" w:oddHBand="0" w:evenHBand="0" w:firstRowFirstColumn="0" w:firstRowLastColumn="0" w:lastRowFirstColumn="0" w:lastRowLastColumn="0"/>
            </w:pPr>
            <w:r>
              <w:t>10*</w:t>
            </w:r>
          </w:p>
        </w:tc>
        <w:tc>
          <w:tcPr>
            <w:tcW w:w="1170" w:type="dxa"/>
            <w:vAlign w:val="center"/>
          </w:tcPr>
          <w:p w14:paraId="3CB44AE3" w14:textId="77777777" w:rsidR="00CB2448" w:rsidRDefault="00CB2448" w:rsidP="00977644">
            <w:pPr>
              <w:spacing w:before="0"/>
              <w:jc w:val="center"/>
              <w:cnfStyle w:val="000000000000" w:firstRow="0" w:lastRow="0" w:firstColumn="0" w:lastColumn="0" w:oddVBand="0" w:evenVBand="0" w:oddHBand="0" w:evenHBand="0" w:firstRowFirstColumn="0" w:firstRowLastColumn="0" w:lastRowFirstColumn="0" w:lastRowLastColumn="0"/>
            </w:pPr>
            <w:r>
              <w:t>24</w:t>
            </w:r>
          </w:p>
        </w:tc>
      </w:tr>
      <w:tr w:rsidR="00CB2448" w14:paraId="64AF8F78" w14:textId="77777777" w:rsidTr="00977644">
        <w:tc>
          <w:tcPr>
            <w:cnfStyle w:val="001000000000" w:firstRow="0" w:lastRow="0" w:firstColumn="1" w:lastColumn="0" w:oddVBand="0" w:evenVBand="0" w:oddHBand="0" w:evenHBand="0" w:firstRowFirstColumn="0" w:firstRowLastColumn="0" w:lastRowFirstColumn="0" w:lastRowLastColumn="0"/>
            <w:tcW w:w="2333" w:type="dxa"/>
            <w:shd w:val="clear" w:color="auto" w:fill="F2F2F2" w:themeFill="background1" w:themeFillShade="F2"/>
          </w:tcPr>
          <w:p w14:paraId="66CB09F8" w14:textId="77777777" w:rsidR="00CB2448" w:rsidRDefault="00CB2448" w:rsidP="00977644">
            <w:pPr>
              <w:spacing w:before="0"/>
            </w:pPr>
            <w:r>
              <w:t>Key</w:t>
            </w:r>
          </w:p>
        </w:tc>
        <w:tc>
          <w:tcPr>
            <w:tcW w:w="1122" w:type="dxa"/>
            <w:shd w:val="clear" w:color="auto" w:fill="F2F2F2" w:themeFill="background1" w:themeFillShade="F2"/>
            <w:vAlign w:val="center"/>
          </w:tcPr>
          <w:p w14:paraId="164A4FFB" w14:textId="77777777" w:rsidR="00CB2448" w:rsidRDefault="00CB2448" w:rsidP="00977644">
            <w:pPr>
              <w:spacing w:before="0"/>
              <w:jc w:val="center"/>
              <w:cnfStyle w:val="000000000000" w:firstRow="0" w:lastRow="0" w:firstColumn="0" w:lastColumn="0" w:oddVBand="0" w:evenVBand="0" w:oddHBand="0" w:evenHBand="0" w:firstRowFirstColumn="0" w:firstRowLastColumn="0" w:lastRowFirstColumn="0" w:lastRowLastColumn="0"/>
            </w:pPr>
            <w:r>
              <w:t>A</w:t>
            </w:r>
          </w:p>
        </w:tc>
        <w:tc>
          <w:tcPr>
            <w:tcW w:w="1066" w:type="dxa"/>
            <w:shd w:val="clear" w:color="auto" w:fill="F2F2F2" w:themeFill="background1" w:themeFillShade="F2"/>
            <w:vAlign w:val="center"/>
          </w:tcPr>
          <w:p w14:paraId="3BEAFE57" w14:textId="77777777" w:rsidR="00CB2448" w:rsidRDefault="00CB2448" w:rsidP="00977644">
            <w:pPr>
              <w:spacing w:before="0"/>
              <w:jc w:val="center"/>
              <w:cnfStyle w:val="000000000000" w:firstRow="0" w:lastRow="0" w:firstColumn="0" w:lastColumn="0" w:oddVBand="0" w:evenVBand="0" w:oddHBand="0" w:evenHBand="0" w:firstRowFirstColumn="0" w:firstRowLastColumn="0" w:lastRowFirstColumn="0" w:lastRowLastColumn="0"/>
            </w:pPr>
            <w:r>
              <w:t>B</w:t>
            </w:r>
          </w:p>
        </w:tc>
        <w:tc>
          <w:tcPr>
            <w:tcW w:w="1234" w:type="dxa"/>
            <w:shd w:val="clear" w:color="auto" w:fill="F2F2F2" w:themeFill="background1" w:themeFillShade="F2"/>
            <w:vAlign w:val="center"/>
          </w:tcPr>
          <w:p w14:paraId="412C2540" w14:textId="77777777" w:rsidR="00CB2448" w:rsidRDefault="00CB2448" w:rsidP="00977644">
            <w:pPr>
              <w:spacing w:before="0"/>
              <w:jc w:val="center"/>
              <w:cnfStyle w:val="000000000000" w:firstRow="0" w:lastRow="0" w:firstColumn="0" w:lastColumn="0" w:oddVBand="0" w:evenVBand="0" w:oddHBand="0" w:evenHBand="0" w:firstRowFirstColumn="0" w:firstRowLastColumn="0" w:lastRowFirstColumn="0" w:lastRowLastColumn="0"/>
            </w:pPr>
            <w:r>
              <w:t>C</w:t>
            </w:r>
          </w:p>
        </w:tc>
        <w:tc>
          <w:tcPr>
            <w:tcW w:w="1170" w:type="dxa"/>
            <w:shd w:val="clear" w:color="auto" w:fill="F2F2F2" w:themeFill="background1" w:themeFillShade="F2"/>
            <w:vAlign w:val="center"/>
          </w:tcPr>
          <w:p w14:paraId="559DD354" w14:textId="77777777" w:rsidR="00CB2448" w:rsidRDefault="00CB2448" w:rsidP="00977644">
            <w:pPr>
              <w:spacing w:before="0"/>
              <w:jc w:val="center"/>
              <w:cnfStyle w:val="000000000000" w:firstRow="0" w:lastRow="0" w:firstColumn="0" w:lastColumn="0" w:oddVBand="0" w:evenVBand="0" w:oddHBand="0" w:evenHBand="0" w:firstRowFirstColumn="0" w:firstRowLastColumn="0" w:lastRowFirstColumn="0" w:lastRowLastColumn="0"/>
            </w:pPr>
            <w:r>
              <w:t>D</w:t>
            </w:r>
          </w:p>
        </w:tc>
        <w:tc>
          <w:tcPr>
            <w:tcW w:w="1170" w:type="dxa"/>
            <w:shd w:val="clear" w:color="auto" w:fill="F2F2F2" w:themeFill="background1" w:themeFillShade="F2"/>
            <w:vAlign w:val="center"/>
          </w:tcPr>
          <w:p w14:paraId="22C11782" w14:textId="77777777" w:rsidR="00CB2448" w:rsidRDefault="00CB2448" w:rsidP="00977644">
            <w:pPr>
              <w:spacing w:before="0"/>
              <w:jc w:val="center"/>
              <w:cnfStyle w:val="000000000000" w:firstRow="0" w:lastRow="0" w:firstColumn="0" w:lastColumn="0" w:oddVBand="0" w:evenVBand="0" w:oddHBand="0" w:evenHBand="0" w:firstRowFirstColumn="0" w:firstRowLastColumn="0" w:lastRowFirstColumn="0" w:lastRowLastColumn="0"/>
            </w:pPr>
            <w:r>
              <w:t>E</w:t>
            </w:r>
          </w:p>
        </w:tc>
      </w:tr>
    </w:tbl>
    <w:p w14:paraId="1392B341" w14:textId="77777777" w:rsidR="00977644" w:rsidRPr="004A0C11" w:rsidRDefault="00977644" w:rsidP="00977644">
      <w:pPr>
        <w:spacing w:before="0" w:after="0"/>
        <w:rPr>
          <w:sz w:val="16"/>
          <w:szCs w:val="16"/>
        </w:rPr>
      </w:pPr>
      <w:r>
        <w:rPr>
          <w:sz w:val="16"/>
          <w:szCs w:val="16"/>
        </w:rPr>
        <w:t>^Setback increases to 20 feet if abutting a residential zoning district or lot with an established residential use.</w:t>
      </w:r>
    </w:p>
    <w:p w14:paraId="7DF37623" w14:textId="77777777" w:rsidR="00977644" w:rsidRPr="004A0C11" w:rsidRDefault="00977644" w:rsidP="00977644">
      <w:pPr>
        <w:spacing w:before="0" w:after="0"/>
        <w:rPr>
          <w:sz w:val="16"/>
          <w:szCs w:val="16"/>
        </w:rPr>
      </w:pPr>
      <w:r>
        <w:rPr>
          <w:sz w:val="16"/>
          <w:szCs w:val="16"/>
        </w:rPr>
        <w:t>*Street frontage type may dictate a reduced setback; refer to Article 18 for additional detail.</w:t>
      </w:r>
    </w:p>
    <w:p w14:paraId="0FB369A6" w14:textId="77777777" w:rsidR="00977644" w:rsidRDefault="00977644" w:rsidP="00074DB1"/>
    <w:p w14:paraId="17312143" w14:textId="77777777" w:rsidR="00977644" w:rsidRDefault="00977644" w:rsidP="00074DB1"/>
    <w:p w14:paraId="1510E2A8" w14:textId="735D0DEF" w:rsidR="00074DB1" w:rsidRDefault="00074DB1" w:rsidP="00074DB1"/>
    <w:p w14:paraId="342ADAB7" w14:textId="69F6B181" w:rsidR="00977644" w:rsidRDefault="005C4A23" w:rsidP="00977644">
      <w:pPr>
        <w:pStyle w:val="ListParagraph"/>
        <w:numPr>
          <w:ilvl w:val="0"/>
          <w:numId w:val="19"/>
        </w:numPr>
        <w:rPr>
          <w:b/>
          <w:bCs/>
        </w:rPr>
      </w:pPr>
      <w:r>
        <w:rPr>
          <w:b/>
          <w:bCs/>
        </w:rPr>
        <w:t xml:space="preserve">Table 5.06.04 Build-to Zone. </w:t>
      </w:r>
      <w:r>
        <w:rPr>
          <w:b/>
          <w:bCs/>
          <w:i/>
          <w:iCs/>
        </w:rPr>
        <w:t>(Figure 5.06.02 Lot Setbacks and Build-To Zone)</w:t>
      </w:r>
    </w:p>
    <w:p w14:paraId="16842D56" w14:textId="60235414" w:rsidR="00977644" w:rsidRPr="00977644" w:rsidRDefault="00977644" w:rsidP="00977644">
      <w:pPr>
        <w:pStyle w:val="ListParagraph"/>
      </w:pPr>
      <w:r>
        <w:t>Established build-to zones apply to internal roads within a development site.</w:t>
      </w:r>
    </w:p>
    <w:tbl>
      <w:tblPr>
        <w:tblStyle w:val="GridTable1Light"/>
        <w:tblW w:w="8455" w:type="dxa"/>
        <w:tblInd w:w="607" w:type="dxa"/>
        <w:tblLayout w:type="fixed"/>
        <w:tblLook w:val="04A0" w:firstRow="1" w:lastRow="0" w:firstColumn="1" w:lastColumn="0" w:noHBand="0" w:noVBand="1"/>
      </w:tblPr>
      <w:tblGrid>
        <w:gridCol w:w="2335"/>
        <w:gridCol w:w="1283"/>
        <w:gridCol w:w="900"/>
        <w:gridCol w:w="630"/>
        <w:gridCol w:w="1264"/>
        <w:gridCol w:w="1213"/>
        <w:gridCol w:w="830"/>
      </w:tblGrid>
      <w:tr w:rsidR="00977644" w14:paraId="6980AF0D" w14:textId="77777777" w:rsidTr="005C4A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6B157578" w14:textId="77777777" w:rsidR="00977644" w:rsidRDefault="00977644" w:rsidP="00977644">
            <w:pPr>
              <w:spacing w:before="0"/>
            </w:pPr>
          </w:p>
        </w:tc>
        <w:tc>
          <w:tcPr>
            <w:tcW w:w="1283" w:type="dxa"/>
            <w:vAlign w:val="center"/>
          </w:tcPr>
          <w:p w14:paraId="31487860" w14:textId="5456E22B" w:rsidR="00977644" w:rsidRDefault="00977644" w:rsidP="00977644">
            <w:pPr>
              <w:spacing w:before="0"/>
              <w:jc w:val="center"/>
              <w:cnfStyle w:val="100000000000" w:firstRow="1" w:lastRow="0" w:firstColumn="0" w:lastColumn="0" w:oddVBand="0" w:evenVBand="0" w:oddHBand="0" w:evenHBand="0" w:firstRowFirstColumn="0" w:firstRowLastColumn="0" w:lastRowFirstColumn="0" w:lastRowLastColumn="0"/>
            </w:pPr>
            <w:r>
              <w:t>BTZ  - Front (ft)</w:t>
            </w:r>
          </w:p>
        </w:tc>
        <w:tc>
          <w:tcPr>
            <w:tcW w:w="900" w:type="dxa"/>
            <w:vAlign w:val="center"/>
          </w:tcPr>
          <w:p w14:paraId="443ED769" w14:textId="4D5C231C" w:rsidR="00977644" w:rsidRDefault="00977644" w:rsidP="00977644">
            <w:pPr>
              <w:spacing w:before="0"/>
              <w:jc w:val="center"/>
              <w:cnfStyle w:val="100000000000" w:firstRow="1" w:lastRow="0" w:firstColumn="0" w:lastColumn="0" w:oddVBand="0" w:evenVBand="0" w:oddHBand="0" w:evenHBand="0" w:firstRowFirstColumn="0" w:firstRowLastColumn="0" w:lastRowFirstColumn="0" w:lastRowLastColumn="0"/>
            </w:pPr>
            <w:r>
              <w:t>Front (%)</w:t>
            </w:r>
          </w:p>
        </w:tc>
        <w:tc>
          <w:tcPr>
            <w:tcW w:w="630" w:type="dxa"/>
            <w:shd w:val="clear" w:color="auto" w:fill="F2F2F2" w:themeFill="background1" w:themeFillShade="F2"/>
            <w:vAlign w:val="center"/>
          </w:tcPr>
          <w:p w14:paraId="39DABD7F" w14:textId="5AA4DFB2" w:rsidR="00977644" w:rsidRDefault="00977644" w:rsidP="00977644">
            <w:pPr>
              <w:spacing w:before="0"/>
              <w:jc w:val="center"/>
              <w:cnfStyle w:val="100000000000" w:firstRow="1" w:lastRow="0" w:firstColumn="0" w:lastColumn="0" w:oddVBand="0" w:evenVBand="0" w:oddHBand="0" w:evenHBand="0" w:firstRowFirstColumn="0" w:firstRowLastColumn="0" w:lastRowFirstColumn="0" w:lastRowLastColumn="0"/>
            </w:pPr>
            <w:r>
              <w:t>Key</w:t>
            </w:r>
          </w:p>
        </w:tc>
        <w:tc>
          <w:tcPr>
            <w:tcW w:w="1264" w:type="dxa"/>
            <w:vAlign w:val="center"/>
          </w:tcPr>
          <w:p w14:paraId="17A48FA0" w14:textId="0226A382" w:rsidR="00977644" w:rsidRDefault="00977644" w:rsidP="00977644">
            <w:pPr>
              <w:spacing w:before="0"/>
              <w:jc w:val="center"/>
              <w:cnfStyle w:val="100000000000" w:firstRow="1" w:lastRow="0" w:firstColumn="0" w:lastColumn="0" w:oddVBand="0" w:evenVBand="0" w:oddHBand="0" w:evenHBand="0" w:firstRowFirstColumn="0" w:firstRowLastColumn="0" w:lastRowFirstColumn="0" w:lastRowLastColumn="0"/>
            </w:pPr>
            <w:r>
              <w:t>BTZ – Side Street (ft)</w:t>
            </w:r>
          </w:p>
        </w:tc>
        <w:tc>
          <w:tcPr>
            <w:tcW w:w="1213" w:type="dxa"/>
            <w:vAlign w:val="center"/>
          </w:tcPr>
          <w:p w14:paraId="1F26A27A" w14:textId="0F4B483A" w:rsidR="00977644" w:rsidRDefault="00977644" w:rsidP="00977644">
            <w:pPr>
              <w:spacing w:before="0"/>
              <w:jc w:val="center"/>
              <w:cnfStyle w:val="100000000000" w:firstRow="1" w:lastRow="0" w:firstColumn="0" w:lastColumn="0" w:oddVBand="0" w:evenVBand="0" w:oddHBand="0" w:evenHBand="0" w:firstRowFirstColumn="0" w:firstRowLastColumn="0" w:lastRowFirstColumn="0" w:lastRowLastColumn="0"/>
            </w:pPr>
            <w:r>
              <w:t>Side Street (%)</w:t>
            </w:r>
          </w:p>
        </w:tc>
        <w:tc>
          <w:tcPr>
            <w:tcW w:w="830" w:type="dxa"/>
            <w:shd w:val="clear" w:color="auto" w:fill="F2F2F2" w:themeFill="background1" w:themeFillShade="F2"/>
            <w:vAlign w:val="center"/>
          </w:tcPr>
          <w:p w14:paraId="2833E263" w14:textId="6B33DD5A" w:rsidR="00977644" w:rsidRDefault="00977644" w:rsidP="00977644">
            <w:pPr>
              <w:spacing w:before="0"/>
              <w:jc w:val="center"/>
              <w:cnfStyle w:val="100000000000" w:firstRow="1" w:lastRow="0" w:firstColumn="0" w:lastColumn="0" w:oddVBand="0" w:evenVBand="0" w:oddHBand="0" w:evenHBand="0" w:firstRowFirstColumn="0" w:firstRowLastColumn="0" w:lastRowFirstColumn="0" w:lastRowLastColumn="0"/>
            </w:pPr>
            <w:r>
              <w:t>Key</w:t>
            </w:r>
          </w:p>
        </w:tc>
      </w:tr>
      <w:tr w:rsidR="00977644" w14:paraId="1361093B" w14:textId="77777777" w:rsidTr="005C4A23">
        <w:tc>
          <w:tcPr>
            <w:cnfStyle w:val="001000000000" w:firstRow="0" w:lastRow="0" w:firstColumn="1" w:lastColumn="0" w:oddVBand="0" w:evenVBand="0" w:oddHBand="0" w:evenHBand="0" w:firstRowFirstColumn="0" w:firstRowLastColumn="0" w:lastRowFirstColumn="0" w:lastRowLastColumn="0"/>
            <w:tcW w:w="2335" w:type="dxa"/>
          </w:tcPr>
          <w:p w14:paraId="08C883AE" w14:textId="29DF0361" w:rsidR="00977644" w:rsidRDefault="00977644" w:rsidP="00977644">
            <w:pPr>
              <w:spacing w:before="0"/>
            </w:pPr>
            <w:r>
              <w:t>Principal Structure(s)</w:t>
            </w:r>
          </w:p>
        </w:tc>
        <w:tc>
          <w:tcPr>
            <w:tcW w:w="1283" w:type="dxa"/>
            <w:vAlign w:val="center"/>
          </w:tcPr>
          <w:p w14:paraId="0F706AA7" w14:textId="340B75F0" w:rsidR="00977644" w:rsidRDefault="00977644" w:rsidP="00977644">
            <w:pPr>
              <w:spacing w:before="0"/>
              <w:jc w:val="center"/>
              <w:cnfStyle w:val="000000000000" w:firstRow="0" w:lastRow="0" w:firstColumn="0" w:lastColumn="0" w:oddVBand="0" w:evenVBand="0" w:oddHBand="0" w:evenHBand="0" w:firstRowFirstColumn="0" w:firstRowLastColumn="0" w:lastRowFirstColumn="0" w:lastRowLastColumn="0"/>
            </w:pPr>
            <w:r>
              <w:t>15</w:t>
            </w:r>
          </w:p>
        </w:tc>
        <w:tc>
          <w:tcPr>
            <w:tcW w:w="900" w:type="dxa"/>
            <w:vAlign w:val="center"/>
          </w:tcPr>
          <w:p w14:paraId="66B8443C" w14:textId="7A44D691" w:rsidR="00977644" w:rsidRDefault="00977644" w:rsidP="00977644">
            <w:pPr>
              <w:spacing w:before="0"/>
              <w:jc w:val="center"/>
              <w:cnfStyle w:val="000000000000" w:firstRow="0" w:lastRow="0" w:firstColumn="0" w:lastColumn="0" w:oddVBand="0" w:evenVBand="0" w:oddHBand="0" w:evenHBand="0" w:firstRowFirstColumn="0" w:firstRowLastColumn="0" w:lastRowFirstColumn="0" w:lastRowLastColumn="0"/>
            </w:pPr>
            <w:r>
              <w:t>40</w:t>
            </w:r>
          </w:p>
        </w:tc>
        <w:tc>
          <w:tcPr>
            <w:tcW w:w="630" w:type="dxa"/>
            <w:shd w:val="clear" w:color="auto" w:fill="F2F2F2" w:themeFill="background1" w:themeFillShade="F2"/>
            <w:vAlign w:val="center"/>
          </w:tcPr>
          <w:p w14:paraId="461E9B25" w14:textId="77777777" w:rsidR="00977644" w:rsidRDefault="00977644" w:rsidP="00977644">
            <w:pPr>
              <w:spacing w:before="0"/>
              <w:jc w:val="center"/>
              <w:cnfStyle w:val="000000000000" w:firstRow="0" w:lastRow="0" w:firstColumn="0" w:lastColumn="0" w:oddVBand="0" w:evenVBand="0" w:oddHBand="0" w:evenHBand="0" w:firstRowFirstColumn="0" w:firstRowLastColumn="0" w:lastRowFirstColumn="0" w:lastRowLastColumn="0"/>
            </w:pPr>
            <w:r>
              <w:t>F</w:t>
            </w:r>
          </w:p>
        </w:tc>
        <w:tc>
          <w:tcPr>
            <w:tcW w:w="1264" w:type="dxa"/>
            <w:vAlign w:val="center"/>
          </w:tcPr>
          <w:p w14:paraId="1F32C31E" w14:textId="4BA7DE14" w:rsidR="00977644" w:rsidRDefault="00977644" w:rsidP="00977644">
            <w:pPr>
              <w:spacing w:before="0"/>
              <w:jc w:val="center"/>
              <w:cnfStyle w:val="000000000000" w:firstRow="0" w:lastRow="0" w:firstColumn="0" w:lastColumn="0" w:oddVBand="0" w:evenVBand="0" w:oddHBand="0" w:evenHBand="0" w:firstRowFirstColumn="0" w:firstRowLastColumn="0" w:lastRowFirstColumn="0" w:lastRowLastColumn="0"/>
            </w:pPr>
            <w:r>
              <w:t>20</w:t>
            </w:r>
          </w:p>
        </w:tc>
        <w:tc>
          <w:tcPr>
            <w:tcW w:w="1213" w:type="dxa"/>
            <w:vAlign w:val="center"/>
          </w:tcPr>
          <w:p w14:paraId="79742638" w14:textId="149048A3" w:rsidR="00977644" w:rsidRDefault="00977644" w:rsidP="00977644">
            <w:pPr>
              <w:spacing w:before="0"/>
              <w:jc w:val="center"/>
              <w:cnfStyle w:val="000000000000" w:firstRow="0" w:lastRow="0" w:firstColumn="0" w:lastColumn="0" w:oddVBand="0" w:evenVBand="0" w:oddHBand="0" w:evenHBand="0" w:firstRowFirstColumn="0" w:firstRowLastColumn="0" w:lastRowFirstColumn="0" w:lastRowLastColumn="0"/>
            </w:pPr>
            <w:r>
              <w:t>30</w:t>
            </w:r>
          </w:p>
        </w:tc>
        <w:tc>
          <w:tcPr>
            <w:tcW w:w="830" w:type="dxa"/>
            <w:shd w:val="clear" w:color="auto" w:fill="F2F2F2" w:themeFill="background1" w:themeFillShade="F2"/>
            <w:vAlign w:val="center"/>
          </w:tcPr>
          <w:p w14:paraId="77EB27C1" w14:textId="77777777" w:rsidR="00977644" w:rsidRDefault="00977644" w:rsidP="00977644">
            <w:pPr>
              <w:spacing w:before="0"/>
              <w:jc w:val="center"/>
              <w:cnfStyle w:val="000000000000" w:firstRow="0" w:lastRow="0" w:firstColumn="0" w:lastColumn="0" w:oddVBand="0" w:evenVBand="0" w:oddHBand="0" w:evenHBand="0" w:firstRowFirstColumn="0" w:firstRowLastColumn="0" w:lastRowFirstColumn="0" w:lastRowLastColumn="0"/>
            </w:pPr>
            <w:r>
              <w:t>G</w:t>
            </w:r>
          </w:p>
        </w:tc>
      </w:tr>
      <w:tr w:rsidR="00977644" w14:paraId="5AC6B14C" w14:textId="77777777" w:rsidTr="005C4A23">
        <w:tc>
          <w:tcPr>
            <w:cnfStyle w:val="001000000000" w:firstRow="0" w:lastRow="0" w:firstColumn="1" w:lastColumn="0" w:oddVBand="0" w:evenVBand="0" w:oddHBand="0" w:evenHBand="0" w:firstRowFirstColumn="0" w:firstRowLastColumn="0" w:lastRowFirstColumn="0" w:lastRowLastColumn="0"/>
            <w:tcW w:w="2335" w:type="dxa"/>
          </w:tcPr>
          <w:p w14:paraId="0CABE87D" w14:textId="77777777" w:rsidR="00977644" w:rsidRDefault="00977644" w:rsidP="00977644">
            <w:pPr>
              <w:spacing w:before="0"/>
            </w:pPr>
            <w:r>
              <w:t>Accessory Structure(s)</w:t>
            </w:r>
          </w:p>
        </w:tc>
        <w:tc>
          <w:tcPr>
            <w:tcW w:w="1283" w:type="dxa"/>
            <w:vAlign w:val="center"/>
          </w:tcPr>
          <w:p w14:paraId="3A02C4E6" w14:textId="54F52845" w:rsidR="00977644" w:rsidRDefault="00977644" w:rsidP="00977644">
            <w:pPr>
              <w:spacing w:before="0"/>
              <w:jc w:val="center"/>
              <w:cnfStyle w:val="000000000000" w:firstRow="0" w:lastRow="0" w:firstColumn="0" w:lastColumn="0" w:oddVBand="0" w:evenVBand="0" w:oddHBand="0" w:evenHBand="0" w:firstRowFirstColumn="0" w:firstRowLastColumn="0" w:lastRowFirstColumn="0" w:lastRowLastColumn="0"/>
            </w:pPr>
            <w:r>
              <w:t>None established</w:t>
            </w:r>
          </w:p>
        </w:tc>
        <w:tc>
          <w:tcPr>
            <w:tcW w:w="900" w:type="dxa"/>
            <w:vAlign w:val="center"/>
          </w:tcPr>
          <w:p w14:paraId="17487BF5" w14:textId="77777777" w:rsidR="00977644" w:rsidRDefault="00977644" w:rsidP="00977644">
            <w:pPr>
              <w:spacing w:before="0"/>
              <w:jc w:val="center"/>
              <w:cnfStyle w:val="000000000000" w:firstRow="0" w:lastRow="0" w:firstColumn="0" w:lastColumn="0" w:oddVBand="0" w:evenVBand="0" w:oddHBand="0" w:evenHBand="0" w:firstRowFirstColumn="0" w:firstRowLastColumn="0" w:lastRowFirstColumn="0" w:lastRowLastColumn="0"/>
            </w:pPr>
            <w:r>
              <w:t>n/a</w:t>
            </w:r>
          </w:p>
        </w:tc>
        <w:tc>
          <w:tcPr>
            <w:tcW w:w="630" w:type="dxa"/>
            <w:shd w:val="clear" w:color="auto" w:fill="F2F2F2" w:themeFill="background1" w:themeFillShade="F2"/>
            <w:vAlign w:val="center"/>
          </w:tcPr>
          <w:p w14:paraId="1BC4968B" w14:textId="77777777" w:rsidR="00977644" w:rsidRDefault="00977644" w:rsidP="00977644">
            <w:pPr>
              <w:spacing w:before="0"/>
              <w:jc w:val="center"/>
              <w:cnfStyle w:val="000000000000" w:firstRow="0" w:lastRow="0" w:firstColumn="0" w:lastColumn="0" w:oddVBand="0" w:evenVBand="0" w:oddHBand="0" w:evenHBand="0" w:firstRowFirstColumn="0" w:firstRowLastColumn="0" w:lastRowFirstColumn="0" w:lastRowLastColumn="0"/>
            </w:pPr>
            <w:r>
              <w:t>F</w:t>
            </w:r>
          </w:p>
        </w:tc>
        <w:tc>
          <w:tcPr>
            <w:tcW w:w="1264" w:type="dxa"/>
            <w:vAlign w:val="center"/>
          </w:tcPr>
          <w:p w14:paraId="60F3BBF3" w14:textId="70A730FD" w:rsidR="00977644" w:rsidRDefault="00977644" w:rsidP="00977644">
            <w:pPr>
              <w:spacing w:before="0"/>
              <w:jc w:val="center"/>
              <w:cnfStyle w:val="000000000000" w:firstRow="0" w:lastRow="0" w:firstColumn="0" w:lastColumn="0" w:oddVBand="0" w:evenVBand="0" w:oddHBand="0" w:evenHBand="0" w:firstRowFirstColumn="0" w:firstRowLastColumn="0" w:lastRowFirstColumn="0" w:lastRowLastColumn="0"/>
            </w:pPr>
            <w:r>
              <w:t>None established</w:t>
            </w:r>
          </w:p>
        </w:tc>
        <w:tc>
          <w:tcPr>
            <w:tcW w:w="1213" w:type="dxa"/>
            <w:vAlign w:val="center"/>
          </w:tcPr>
          <w:p w14:paraId="017E4507" w14:textId="77777777" w:rsidR="00977644" w:rsidRDefault="00977644" w:rsidP="00977644">
            <w:pPr>
              <w:spacing w:before="0"/>
              <w:jc w:val="center"/>
              <w:cnfStyle w:val="000000000000" w:firstRow="0" w:lastRow="0" w:firstColumn="0" w:lastColumn="0" w:oddVBand="0" w:evenVBand="0" w:oddHBand="0" w:evenHBand="0" w:firstRowFirstColumn="0" w:firstRowLastColumn="0" w:lastRowFirstColumn="0" w:lastRowLastColumn="0"/>
            </w:pPr>
            <w:r>
              <w:t>n/a</w:t>
            </w:r>
          </w:p>
        </w:tc>
        <w:tc>
          <w:tcPr>
            <w:tcW w:w="830" w:type="dxa"/>
            <w:shd w:val="clear" w:color="auto" w:fill="F2F2F2" w:themeFill="background1" w:themeFillShade="F2"/>
          </w:tcPr>
          <w:p w14:paraId="5FD0254A" w14:textId="77777777" w:rsidR="00977644" w:rsidRDefault="00977644" w:rsidP="00977644">
            <w:pPr>
              <w:spacing w:before="0"/>
              <w:jc w:val="center"/>
              <w:cnfStyle w:val="000000000000" w:firstRow="0" w:lastRow="0" w:firstColumn="0" w:lastColumn="0" w:oddVBand="0" w:evenVBand="0" w:oddHBand="0" w:evenHBand="0" w:firstRowFirstColumn="0" w:firstRowLastColumn="0" w:lastRowFirstColumn="0" w:lastRowLastColumn="0"/>
            </w:pPr>
            <w:r>
              <w:t>G</w:t>
            </w:r>
          </w:p>
        </w:tc>
      </w:tr>
    </w:tbl>
    <w:p w14:paraId="7D439192" w14:textId="77777777" w:rsidR="00977644" w:rsidRDefault="00977644" w:rsidP="00977644">
      <w:pPr>
        <w:pStyle w:val="ListParagraph"/>
        <w:spacing w:before="0" w:line="240" w:lineRule="auto"/>
        <w:rPr>
          <w:b/>
          <w:bCs/>
        </w:rPr>
      </w:pPr>
    </w:p>
    <w:p w14:paraId="43D3F291" w14:textId="5264DEE0" w:rsidR="00074DB1" w:rsidRPr="00EF67A5" w:rsidRDefault="005C4A23" w:rsidP="00977644">
      <w:pPr>
        <w:pStyle w:val="ListParagraph"/>
        <w:numPr>
          <w:ilvl w:val="0"/>
          <w:numId w:val="19"/>
        </w:numPr>
        <w:rPr>
          <w:b/>
          <w:bCs/>
        </w:rPr>
      </w:pPr>
      <w:r>
        <w:rPr>
          <w:b/>
          <w:bCs/>
        </w:rPr>
        <w:t>Table 5.06.05 Building Height. (Figure 5.06.03 Building Height)</w:t>
      </w:r>
    </w:p>
    <w:tbl>
      <w:tblPr>
        <w:tblStyle w:val="GridTable1Light"/>
        <w:tblW w:w="6745" w:type="dxa"/>
        <w:tblInd w:w="607" w:type="dxa"/>
        <w:tblLook w:val="04A0" w:firstRow="1" w:lastRow="0" w:firstColumn="1" w:lastColumn="0" w:noHBand="0" w:noVBand="1"/>
      </w:tblPr>
      <w:tblGrid>
        <w:gridCol w:w="2361"/>
        <w:gridCol w:w="1144"/>
        <w:gridCol w:w="810"/>
        <w:gridCol w:w="1620"/>
        <w:gridCol w:w="810"/>
      </w:tblGrid>
      <w:tr w:rsidR="00074DB1" w14:paraId="4E056E70" w14:textId="77777777" w:rsidTr="005C4A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1" w:type="dxa"/>
          </w:tcPr>
          <w:p w14:paraId="350D6C9C" w14:textId="77777777" w:rsidR="00074DB1" w:rsidRDefault="00074DB1" w:rsidP="005C4A23">
            <w:pPr>
              <w:spacing w:before="0"/>
            </w:pPr>
          </w:p>
        </w:tc>
        <w:tc>
          <w:tcPr>
            <w:tcW w:w="1144" w:type="dxa"/>
          </w:tcPr>
          <w:p w14:paraId="5F0C5E88" w14:textId="77777777" w:rsidR="00074DB1" w:rsidRDefault="00074DB1" w:rsidP="005C4A23">
            <w:pPr>
              <w:spacing w:before="0"/>
              <w:jc w:val="center"/>
              <w:cnfStyle w:val="100000000000" w:firstRow="1" w:lastRow="0" w:firstColumn="0" w:lastColumn="0" w:oddVBand="0" w:evenVBand="0" w:oddHBand="0" w:evenHBand="0" w:firstRowFirstColumn="0" w:firstRowLastColumn="0" w:lastRowFirstColumn="0" w:lastRowLastColumn="0"/>
            </w:pPr>
            <w:r>
              <w:t>Max Height (ft)</w:t>
            </w:r>
          </w:p>
        </w:tc>
        <w:tc>
          <w:tcPr>
            <w:tcW w:w="810" w:type="dxa"/>
            <w:shd w:val="clear" w:color="auto" w:fill="F2F2F2" w:themeFill="background1" w:themeFillShade="F2"/>
          </w:tcPr>
          <w:p w14:paraId="78937AA5" w14:textId="77777777" w:rsidR="00074DB1" w:rsidRDefault="00074DB1" w:rsidP="005C4A23">
            <w:pPr>
              <w:spacing w:before="0"/>
              <w:jc w:val="center"/>
              <w:cnfStyle w:val="100000000000" w:firstRow="1" w:lastRow="0" w:firstColumn="0" w:lastColumn="0" w:oddVBand="0" w:evenVBand="0" w:oddHBand="0" w:evenHBand="0" w:firstRowFirstColumn="0" w:firstRowLastColumn="0" w:lastRowFirstColumn="0" w:lastRowLastColumn="0"/>
            </w:pPr>
            <w:r>
              <w:t>Key</w:t>
            </w:r>
          </w:p>
        </w:tc>
        <w:tc>
          <w:tcPr>
            <w:tcW w:w="1620" w:type="dxa"/>
          </w:tcPr>
          <w:p w14:paraId="4CD4F3B7" w14:textId="02037B29" w:rsidR="00074DB1" w:rsidRDefault="00074DB1" w:rsidP="005C4A23">
            <w:pPr>
              <w:spacing w:before="0"/>
              <w:jc w:val="center"/>
              <w:cnfStyle w:val="100000000000" w:firstRow="1" w:lastRow="0" w:firstColumn="0" w:lastColumn="0" w:oddVBand="0" w:evenVBand="0" w:oddHBand="0" w:evenHBand="0" w:firstRowFirstColumn="0" w:firstRowLastColumn="0" w:lastRowFirstColumn="0" w:lastRowLastColumn="0"/>
            </w:pPr>
            <w:r>
              <w:t>Max Height, First Story (ft)^</w:t>
            </w:r>
          </w:p>
        </w:tc>
        <w:tc>
          <w:tcPr>
            <w:tcW w:w="810" w:type="dxa"/>
            <w:shd w:val="clear" w:color="auto" w:fill="F2F2F2" w:themeFill="background1" w:themeFillShade="F2"/>
          </w:tcPr>
          <w:p w14:paraId="2096A35A" w14:textId="77777777" w:rsidR="00074DB1" w:rsidRDefault="00074DB1" w:rsidP="005C4A23">
            <w:pPr>
              <w:spacing w:before="0"/>
              <w:jc w:val="center"/>
              <w:cnfStyle w:val="100000000000" w:firstRow="1" w:lastRow="0" w:firstColumn="0" w:lastColumn="0" w:oddVBand="0" w:evenVBand="0" w:oddHBand="0" w:evenHBand="0" w:firstRowFirstColumn="0" w:firstRowLastColumn="0" w:lastRowFirstColumn="0" w:lastRowLastColumn="0"/>
            </w:pPr>
            <w:r>
              <w:t>Key</w:t>
            </w:r>
          </w:p>
        </w:tc>
      </w:tr>
      <w:tr w:rsidR="00074DB1" w14:paraId="7AE6AA86" w14:textId="77777777" w:rsidTr="005C4A23">
        <w:tc>
          <w:tcPr>
            <w:cnfStyle w:val="001000000000" w:firstRow="0" w:lastRow="0" w:firstColumn="1" w:lastColumn="0" w:oddVBand="0" w:evenVBand="0" w:oddHBand="0" w:evenHBand="0" w:firstRowFirstColumn="0" w:firstRowLastColumn="0" w:lastRowFirstColumn="0" w:lastRowLastColumn="0"/>
            <w:tcW w:w="2361" w:type="dxa"/>
          </w:tcPr>
          <w:p w14:paraId="416AA81D" w14:textId="601E5C07" w:rsidR="00074DB1" w:rsidRDefault="00074DB1" w:rsidP="005C4A23">
            <w:pPr>
              <w:spacing w:before="0"/>
            </w:pPr>
            <w:r>
              <w:t>Principal Structure(s)</w:t>
            </w:r>
          </w:p>
        </w:tc>
        <w:tc>
          <w:tcPr>
            <w:tcW w:w="1144" w:type="dxa"/>
          </w:tcPr>
          <w:p w14:paraId="33C029D1" w14:textId="5CEA232D" w:rsidR="00074DB1" w:rsidRDefault="55D1ADA0" w:rsidP="005C4A23">
            <w:pPr>
              <w:spacing w:before="0"/>
              <w:jc w:val="center"/>
              <w:cnfStyle w:val="000000000000" w:firstRow="0" w:lastRow="0" w:firstColumn="0" w:lastColumn="0" w:oddVBand="0" w:evenVBand="0" w:oddHBand="0" w:evenHBand="0" w:firstRowFirstColumn="0" w:firstRowLastColumn="0" w:lastRowFirstColumn="0" w:lastRowLastColumn="0"/>
            </w:pPr>
            <w:r>
              <w:t>60</w:t>
            </w:r>
          </w:p>
        </w:tc>
        <w:tc>
          <w:tcPr>
            <w:tcW w:w="810" w:type="dxa"/>
            <w:shd w:val="clear" w:color="auto" w:fill="F2F2F2" w:themeFill="background1" w:themeFillShade="F2"/>
          </w:tcPr>
          <w:p w14:paraId="6E110320" w14:textId="6B5D157D" w:rsidR="00074DB1" w:rsidRDefault="6B6B6445" w:rsidP="005C4A23">
            <w:pPr>
              <w:spacing w:before="0"/>
              <w:jc w:val="center"/>
              <w:cnfStyle w:val="000000000000" w:firstRow="0" w:lastRow="0" w:firstColumn="0" w:lastColumn="0" w:oddVBand="0" w:evenVBand="0" w:oddHBand="0" w:evenHBand="0" w:firstRowFirstColumn="0" w:firstRowLastColumn="0" w:lastRowFirstColumn="0" w:lastRowLastColumn="0"/>
            </w:pPr>
            <w:r>
              <w:t>A</w:t>
            </w:r>
          </w:p>
        </w:tc>
        <w:tc>
          <w:tcPr>
            <w:tcW w:w="1620" w:type="dxa"/>
          </w:tcPr>
          <w:p w14:paraId="1DB1D86A" w14:textId="23F32A1E" w:rsidR="00074DB1" w:rsidRDefault="6B6B6445" w:rsidP="005C4A23">
            <w:pPr>
              <w:spacing w:before="0"/>
              <w:jc w:val="center"/>
              <w:cnfStyle w:val="000000000000" w:firstRow="0" w:lastRow="0" w:firstColumn="0" w:lastColumn="0" w:oddVBand="0" w:evenVBand="0" w:oddHBand="0" w:evenHBand="0" w:firstRowFirstColumn="0" w:firstRowLastColumn="0" w:lastRowFirstColumn="0" w:lastRowLastColumn="0"/>
            </w:pPr>
            <w:r>
              <w:t>15</w:t>
            </w:r>
          </w:p>
        </w:tc>
        <w:tc>
          <w:tcPr>
            <w:tcW w:w="810" w:type="dxa"/>
            <w:shd w:val="clear" w:color="auto" w:fill="F2F2F2" w:themeFill="background1" w:themeFillShade="F2"/>
          </w:tcPr>
          <w:p w14:paraId="4AC822AA" w14:textId="3C40DC7A" w:rsidR="00074DB1" w:rsidRDefault="00DB2FDA" w:rsidP="005C4A23">
            <w:pPr>
              <w:spacing w:before="0"/>
              <w:jc w:val="center"/>
              <w:cnfStyle w:val="000000000000" w:firstRow="0" w:lastRow="0" w:firstColumn="0" w:lastColumn="0" w:oddVBand="0" w:evenVBand="0" w:oddHBand="0" w:evenHBand="0" w:firstRowFirstColumn="0" w:firstRowLastColumn="0" w:lastRowFirstColumn="0" w:lastRowLastColumn="0"/>
            </w:pPr>
            <w:r>
              <w:t>B</w:t>
            </w:r>
          </w:p>
        </w:tc>
      </w:tr>
      <w:tr w:rsidR="00074DB1" w14:paraId="77C41750" w14:textId="77777777" w:rsidTr="005C4A23">
        <w:tc>
          <w:tcPr>
            <w:cnfStyle w:val="001000000000" w:firstRow="0" w:lastRow="0" w:firstColumn="1" w:lastColumn="0" w:oddVBand="0" w:evenVBand="0" w:oddHBand="0" w:evenHBand="0" w:firstRowFirstColumn="0" w:firstRowLastColumn="0" w:lastRowFirstColumn="0" w:lastRowLastColumn="0"/>
            <w:tcW w:w="2361" w:type="dxa"/>
          </w:tcPr>
          <w:p w14:paraId="7E28BD8E" w14:textId="77777777" w:rsidR="00074DB1" w:rsidRDefault="00074DB1" w:rsidP="005C4A23">
            <w:pPr>
              <w:spacing w:before="0"/>
            </w:pPr>
            <w:r>
              <w:t>Accessory Structure(s)</w:t>
            </w:r>
          </w:p>
        </w:tc>
        <w:tc>
          <w:tcPr>
            <w:tcW w:w="1144" w:type="dxa"/>
          </w:tcPr>
          <w:p w14:paraId="7BFCD98F" w14:textId="564603AF" w:rsidR="00074DB1" w:rsidRDefault="00DB2FDA" w:rsidP="005C4A23">
            <w:pPr>
              <w:spacing w:before="0"/>
              <w:jc w:val="center"/>
              <w:cnfStyle w:val="000000000000" w:firstRow="0" w:lastRow="0" w:firstColumn="0" w:lastColumn="0" w:oddVBand="0" w:evenVBand="0" w:oddHBand="0" w:evenHBand="0" w:firstRowFirstColumn="0" w:firstRowLastColumn="0" w:lastRowFirstColumn="0" w:lastRowLastColumn="0"/>
            </w:pPr>
            <w:r>
              <w:t>25</w:t>
            </w:r>
          </w:p>
        </w:tc>
        <w:tc>
          <w:tcPr>
            <w:tcW w:w="810" w:type="dxa"/>
            <w:shd w:val="clear" w:color="auto" w:fill="F2F2F2" w:themeFill="background1" w:themeFillShade="F2"/>
          </w:tcPr>
          <w:p w14:paraId="2E332F39" w14:textId="27672D48" w:rsidR="00074DB1" w:rsidRDefault="00DB2FDA" w:rsidP="005C4A23">
            <w:pPr>
              <w:spacing w:before="0"/>
              <w:jc w:val="center"/>
              <w:cnfStyle w:val="000000000000" w:firstRow="0" w:lastRow="0" w:firstColumn="0" w:lastColumn="0" w:oddVBand="0" w:evenVBand="0" w:oddHBand="0" w:evenHBand="0" w:firstRowFirstColumn="0" w:firstRowLastColumn="0" w:lastRowFirstColumn="0" w:lastRowLastColumn="0"/>
            </w:pPr>
            <w:r>
              <w:t>C</w:t>
            </w:r>
          </w:p>
        </w:tc>
        <w:tc>
          <w:tcPr>
            <w:tcW w:w="1620" w:type="dxa"/>
          </w:tcPr>
          <w:p w14:paraId="7CA76350" w14:textId="4ECF17A2" w:rsidR="00074DB1" w:rsidRDefault="00DB2FDA" w:rsidP="005C4A23">
            <w:pPr>
              <w:spacing w:before="0"/>
              <w:jc w:val="center"/>
              <w:cnfStyle w:val="000000000000" w:firstRow="0" w:lastRow="0" w:firstColumn="0" w:lastColumn="0" w:oddVBand="0" w:evenVBand="0" w:oddHBand="0" w:evenHBand="0" w:firstRowFirstColumn="0" w:firstRowLastColumn="0" w:lastRowFirstColumn="0" w:lastRowLastColumn="0"/>
            </w:pPr>
            <w:r>
              <w:t>n/a</w:t>
            </w:r>
          </w:p>
        </w:tc>
        <w:tc>
          <w:tcPr>
            <w:tcW w:w="810" w:type="dxa"/>
            <w:shd w:val="clear" w:color="auto" w:fill="F2F2F2" w:themeFill="background1" w:themeFillShade="F2"/>
          </w:tcPr>
          <w:p w14:paraId="3C99EA73" w14:textId="1F570C70" w:rsidR="00074DB1" w:rsidRDefault="00DB2FDA" w:rsidP="005C4A23">
            <w:pPr>
              <w:spacing w:before="0"/>
              <w:jc w:val="center"/>
              <w:cnfStyle w:val="000000000000" w:firstRow="0" w:lastRow="0" w:firstColumn="0" w:lastColumn="0" w:oddVBand="0" w:evenVBand="0" w:oddHBand="0" w:evenHBand="0" w:firstRowFirstColumn="0" w:firstRowLastColumn="0" w:lastRowFirstColumn="0" w:lastRowLastColumn="0"/>
            </w:pPr>
            <w:r>
              <w:t>D</w:t>
            </w:r>
          </w:p>
        </w:tc>
      </w:tr>
    </w:tbl>
    <w:p w14:paraId="255FC28A" w14:textId="1E026009" w:rsidR="005C4A23" w:rsidRPr="005C4A23" w:rsidRDefault="005C4A23" w:rsidP="005C4A23">
      <w:pPr>
        <w:spacing w:before="0"/>
        <w:ind w:left="720"/>
        <w:rPr>
          <w:sz w:val="16"/>
          <w:szCs w:val="16"/>
        </w:rPr>
      </w:pPr>
      <w:r>
        <w:rPr>
          <w:sz w:val="16"/>
          <w:szCs w:val="16"/>
        </w:rPr>
        <w:t>^Applies to office and retail/commercial uses and structures only.</w:t>
      </w:r>
    </w:p>
    <w:p w14:paraId="38BF5A97" w14:textId="53EC7CEA" w:rsidR="00074DB1" w:rsidRDefault="00074DB1" w:rsidP="00074DB1"/>
    <w:p w14:paraId="15AC4A06" w14:textId="77777777" w:rsidR="00074DB1" w:rsidRDefault="00074DB1" w:rsidP="00074DB1"/>
    <w:p w14:paraId="77ACAC63" w14:textId="01997F56" w:rsidR="005C4A23" w:rsidRPr="009344C0" w:rsidRDefault="005C4A23" w:rsidP="005C4A23">
      <w:pPr>
        <w:pStyle w:val="ListParagraph"/>
        <w:numPr>
          <w:ilvl w:val="0"/>
          <w:numId w:val="19"/>
        </w:numPr>
        <w:rPr>
          <w:b/>
          <w:bCs/>
        </w:rPr>
      </w:pPr>
      <w:r>
        <w:rPr>
          <w:b/>
          <w:bCs/>
        </w:rPr>
        <w:t xml:space="preserve">Table 5.06.06 Access. </w:t>
      </w:r>
    </w:p>
    <w:p w14:paraId="1B81D8CA" w14:textId="0D885239" w:rsidR="00074DB1" w:rsidRPr="005C4A23" w:rsidRDefault="005C4A23" w:rsidP="005C4A23">
      <w:pPr>
        <w:ind w:left="720"/>
        <w:rPr>
          <w:i/>
          <w:iCs/>
          <w:color w:val="7F7F7F" w:themeColor="text1" w:themeTint="80"/>
        </w:rPr>
      </w:pPr>
      <w:r>
        <w:rPr>
          <w:i/>
          <w:iCs/>
          <w:color w:val="7F7F7F" w:themeColor="text1" w:themeTint="80"/>
        </w:rPr>
        <w:t>Access standards are still under development in coordination with updates to the Knox County Access Policy. This section will be updated following completion of draft Articles 13 and 18 and further guidance provided by policy adjustment.</w:t>
      </w:r>
    </w:p>
    <w:p w14:paraId="5F666F5C" w14:textId="6A9FC427" w:rsidR="00074DB1" w:rsidRPr="00EF67A5" w:rsidRDefault="005C4A23" w:rsidP="00977644">
      <w:pPr>
        <w:pStyle w:val="ListParagraph"/>
        <w:numPr>
          <w:ilvl w:val="0"/>
          <w:numId w:val="19"/>
        </w:numPr>
        <w:rPr>
          <w:b/>
          <w:bCs/>
        </w:rPr>
      </w:pPr>
      <w:r>
        <w:rPr>
          <w:b/>
          <w:bCs/>
        </w:rPr>
        <w:lastRenderedPageBreak/>
        <w:t xml:space="preserve">Table 5.06.07 Parking. </w:t>
      </w:r>
    </w:p>
    <w:tbl>
      <w:tblPr>
        <w:tblStyle w:val="GridTable1Light"/>
        <w:tblW w:w="0" w:type="auto"/>
        <w:tblInd w:w="607" w:type="dxa"/>
        <w:tblLook w:val="04A0" w:firstRow="1" w:lastRow="0" w:firstColumn="1" w:lastColumn="0" w:noHBand="0" w:noVBand="1"/>
      </w:tblPr>
      <w:tblGrid>
        <w:gridCol w:w="2337"/>
        <w:gridCol w:w="2337"/>
        <w:gridCol w:w="2338"/>
      </w:tblGrid>
      <w:tr w:rsidR="00074DB1" w14:paraId="41394FCC" w14:textId="77777777" w:rsidTr="005C4A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77CAFC2D" w14:textId="77777777" w:rsidR="00074DB1" w:rsidRDefault="00074DB1" w:rsidP="005C4A23">
            <w:pPr>
              <w:spacing w:before="0"/>
            </w:pPr>
            <w:r>
              <w:t xml:space="preserve">Surface Parking </w:t>
            </w:r>
          </w:p>
        </w:tc>
        <w:tc>
          <w:tcPr>
            <w:tcW w:w="2337" w:type="dxa"/>
          </w:tcPr>
          <w:p w14:paraId="4F337D12" w14:textId="77777777" w:rsidR="00074DB1" w:rsidRDefault="00074DB1" w:rsidP="005C4A23">
            <w:pPr>
              <w:spacing w:before="0"/>
              <w:cnfStyle w:val="100000000000" w:firstRow="1" w:lastRow="0" w:firstColumn="0" w:lastColumn="0" w:oddVBand="0" w:evenVBand="0" w:oddHBand="0" w:evenHBand="0" w:firstRowFirstColumn="0" w:firstRowLastColumn="0" w:lastRowFirstColumn="0" w:lastRowLastColumn="0"/>
            </w:pPr>
            <w:r>
              <w:t xml:space="preserve">Surface Parking </w:t>
            </w:r>
          </w:p>
        </w:tc>
        <w:tc>
          <w:tcPr>
            <w:tcW w:w="2338" w:type="dxa"/>
          </w:tcPr>
          <w:p w14:paraId="0551F8AE" w14:textId="77777777" w:rsidR="00074DB1" w:rsidRDefault="00074DB1" w:rsidP="005C4A23">
            <w:pPr>
              <w:spacing w:before="0"/>
              <w:cnfStyle w:val="100000000000" w:firstRow="1" w:lastRow="0" w:firstColumn="0" w:lastColumn="0" w:oddVBand="0" w:evenVBand="0" w:oddHBand="0" w:evenHBand="0" w:firstRowFirstColumn="0" w:firstRowLastColumn="0" w:lastRowFirstColumn="0" w:lastRowLastColumn="0"/>
            </w:pPr>
            <w:r>
              <w:t xml:space="preserve">Surface Parking </w:t>
            </w:r>
          </w:p>
        </w:tc>
      </w:tr>
      <w:tr w:rsidR="00074DB1" w14:paraId="10801AD9" w14:textId="77777777" w:rsidTr="005C4A23">
        <w:tc>
          <w:tcPr>
            <w:cnfStyle w:val="001000000000" w:firstRow="0" w:lastRow="0" w:firstColumn="1" w:lastColumn="0" w:oddVBand="0" w:evenVBand="0" w:oddHBand="0" w:evenHBand="0" w:firstRowFirstColumn="0" w:firstRowLastColumn="0" w:lastRowFirstColumn="0" w:lastRowLastColumn="0"/>
            <w:tcW w:w="2337" w:type="dxa"/>
          </w:tcPr>
          <w:p w14:paraId="4EB70BEB" w14:textId="77777777" w:rsidR="00074DB1" w:rsidRDefault="00074DB1" w:rsidP="005C4A23">
            <w:pPr>
              <w:spacing w:before="0"/>
            </w:pPr>
            <w:r>
              <w:t>Location</w:t>
            </w:r>
          </w:p>
        </w:tc>
        <w:tc>
          <w:tcPr>
            <w:tcW w:w="2337" w:type="dxa"/>
          </w:tcPr>
          <w:p w14:paraId="5F5102CC" w14:textId="77777777" w:rsidR="00074DB1" w:rsidRPr="005C4A23" w:rsidRDefault="00074DB1" w:rsidP="005C4A23">
            <w:pPr>
              <w:spacing w:before="0"/>
              <w:jc w:val="center"/>
              <w:cnfStyle w:val="000000000000" w:firstRow="0" w:lastRow="0" w:firstColumn="0" w:lastColumn="0" w:oddVBand="0" w:evenVBand="0" w:oddHBand="0" w:evenHBand="0" w:firstRowFirstColumn="0" w:firstRowLastColumn="0" w:lastRowFirstColumn="0" w:lastRowLastColumn="0"/>
              <w:rPr>
                <w:b/>
                <w:bCs/>
              </w:rPr>
            </w:pPr>
            <w:r>
              <w:rPr>
                <w:b/>
                <w:bCs/>
              </w:rPr>
              <w:t>Permitted (y/n)</w:t>
            </w:r>
          </w:p>
        </w:tc>
        <w:tc>
          <w:tcPr>
            <w:tcW w:w="2338" w:type="dxa"/>
            <w:shd w:val="clear" w:color="auto" w:fill="F2F2F2" w:themeFill="background1" w:themeFillShade="F2"/>
          </w:tcPr>
          <w:p w14:paraId="41E53070" w14:textId="77777777" w:rsidR="00074DB1" w:rsidRPr="005C4A23" w:rsidRDefault="00074DB1" w:rsidP="005C4A23">
            <w:pPr>
              <w:spacing w:before="0"/>
              <w:jc w:val="center"/>
              <w:cnfStyle w:val="000000000000" w:firstRow="0" w:lastRow="0" w:firstColumn="0" w:lastColumn="0" w:oddVBand="0" w:evenVBand="0" w:oddHBand="0" w:evenHBand="0" w:firstRowFirstColumn="0" w:firstRowLastColumn="0" w:lastRowFirstColumn="0" w:lastRowLastColumn="0"/>
              <w:rPr>
                <w:b/>
                <w:bCs/>
              </w:rPr>
            </w:pPr>
            <w:r>
              <w:rPr>
                <w:b/>
                <w:bCs/>
              </w:rPr>
              <w:t>Key</w:t>
            </w:r>
          </w:p>
        </w:tc>
      </w:tr>
      <w:tr w:rsidR="00074DB1" w14:paraId="3C7521DF" w14:textId="77777777" w:rsidTr="005C4A23">
        <w:tc>
          <w:tcPr>
            <w:cnfStyle w:val="001000000000" w:firstRow="0" w:lastRow="0" w:firstColumn="1" w:lastColumn="0" w:oddVBand="0" w:evenVBand="0" w:oddHBand="0" w:evenHBand="0" w:firstRowFirstColumn="0" w:firstRowLastColumn="0" w:lastRowFirstColumn="0" w:lastRowLastColumn="0"/>
            <w:tcW w:w="2337" w:type="dxa"/>
          </w:tcPr>
          <w:p w14:paraId="1D92A85D" w14:textId="77777777" w:rsidR="00074DB1" w:rsidRDefault="00074DB1" w:rsidP="005C4A23">
            <w:pPr>
              <w:spacing w:before="0"/>
            </w:pPr>
            <w:r>
              <w:t>Front yard</w:t>
            </w:r>
          </w:p>
        </w:tc>
        <w:tc>
          <w:tcPr>
            <w:tcW w:w="2337" w:type="dxa"/>
          </w:tcPr>
          <w:p w14:paraId="1E51ADBC" w14:textId="4AC89A13" w:rsidR="00074DB1" w:rsidRDefault="00DB2FDA" w:rsidP="005C4A23">
            <w:pPr>
              <w:spacing w:before="0"/>
              <w:jc w:val="center"/>
              <w:cnfStyle w:val="000000000000" w:firstRow="0" w:lastRow="0" w:firstColumn="0" w:lastColumn="0" w:oddVBand="0" w:evenVBand="0" w:oddHBand="0" w:evenHBand="0" w:firstRowFirstColumn="0" w:firstRowLastColumn="0" w:lastRowFirstColumn="0" w:lastRowLastColumn="0"/>
            </w:pPr>
            <w:r>
              <w:t>Y</w:t>
            </w:r>
          </w:p>
        </w:tc>
        <w:tc>
          <w:tcPr>
            <w:tcW w:w="2338" w:type="dxa"/>
            <w:shd w:val="clear" w:color="auto" w:fill="F2F2F2" w:themeFill="background1" w:themeFillShade="F2"/>
          </w:tcPr>
          <w:p w14:paraId="3E82D6BF" w14:textId="65E34B20" w:rsidR="00074DB1" w:rsidRDefault="00DB2FDA" w:rsidP="005C4A23">
            <w:pPr>
              <w:spacing w:before="0"/>
              <w:jc w:val="center"/>
              <w:cnfStyle w:val="000000000000" w:firstRow="0" w:lastRow="0" w:firstColumn="0" w:lastColumn="0" w:oddVBand="0" w:evenVBand="0" w:oddHBand="0" w:evenHBand="0" w:firstRowFirstColumn="0" w:firstRowLastColumn="0" w:lastRowFirstColumn="0" w:lastRowLastColumn="0"/>
            </w:pPr>
            <w:r>
              <w:t>A</w:t>
            </w:r>
          </w:p>
        </w:tc>
      </w:tr>
      <w:tr w:rsidR="00074DB1" w14:paraId="386EF6E3" w14:textId="77777777" w:rsidTr="005C4A23">
        <w:tc>
          <w:tcPr>
            <w:cnfStyle w:val="001000000000" w:firstRow="0" w:lastRow="0" w:firstColumn="1" w:lastColumn="0" w:oddVBand="0" w:evenVBand="0" w:oddHBand="0" w:evenHBand="0" w:firstRowFirstColumn="0" w:firstRowLastColumn="0" w:lastRowFirstColumn="0" w:lastRowLastColumn="0"/>
            <w:tcW w:w="2337" w:type="dxa"/>
          </w:tcPr>
          <w:p w14:paraId="74A14299" w14:textId="77777777" w:rsidR="00074DB1" w:rsidRDefault="00074DB1" w:rsidP="005C4A23">
            <w:pPr>
              <w:spacing w:before="0"/>
            </w:pPr>
            <w:r>
              <w:t>Side yard (interior)</w:t>
            </w:r>
          </w:p>
        </w:tc>
        <w:tc>
          <w:tcPr>
            <w:tcW w:w="2337" w:type="dxa"/>
          </w:tcPr>
          <w:p w14:paraId="6984D892" w14:textId="0CCBB36E" w:rsidR="00074DB1" w:rsidRDefault="00DB2FDA" w:rsidP="005C4A23">
            <w:pPr>
              <w:spacing w:before="0"/>
              <w:jc w:val="center"/>
              <w:cnfStyle w:val="000000000000" w:firstRow="0" w:lastRow="0" w:firstColumn="0" w:lastColumn="0" w:oddVBand="0" w:evenVBand="0" w:oddHBand="0" w:evenHBand="0" w:firstRowFirstColumn="0" w:firstRowLastColumn="0" w:lastRowFirstColumn="0" w:lastRowLastColumn="0"/>
            </w:pPr>
            <w:r>
              <w:t>Y</w:t>
            </w:r>
          </w:p>
        </w:tc>
        <w:tc>
          <w:tcPr>
            <w:tcW w:w="2338" w:type="dxa"/>
            <w:shd w:val="clear" w:color="auto" w:fill="F2F2F2" w:themeFill="background1" w:themeFillShade="F2"/>
          </w:tcPr>
          <w:p w14:paraId="287555F2" w14:textId="5BC60402" w:rsidR="00074DB1" w:rsidRDefault="00DB2FDA" w:rsidP="005C4A23">
            <w:pPr>
              <w:spacing w:before="0"/>
              <w:jc w:val="center"/>
              <w:cnfStyle w:val="000000000000" w:firstRow="0" w:lastRow="0" w:firstColumn="0" w:lastColumn="0" w:oddVBand="0" w:evenVBand="0" w:oddHBand="0" w:evenHBand="0" w:firstRowFirstColumn="0" w:firstRowLastColumn="0" w:lastRowFirstColumn="0" w:lastRowLastColumn="0"/>
            </w:pPr>
            <w:r>
              <w:t>B</w:t>
            </w:r>
          </w:p>
        </w:tc>
      </w:tr>
      <w:tr w:rsidR="00074DB1" w14:paraId="74199B84" w14:textId="77777777" w:rsidTr="005C4A23">
        <w:tc>
          <w:tcPr>
            <w:cnfStyle w:val="001000000000" w:firstRow="0" w:lastRow="0" w:firstColumn="1" w:lastColumn="0" w:oddVBand="0" w:evenVBand="0" w:oddHBand="0" w:evenHBand="0" w:firstRowFirstColumn="0" w:firstRowLastColumn="0" w:lastRowFirstColumn="0" w:lastRowLastColumn="0"/>
            <w:tcW w:w="2337" w:type="dxa"/>
          </w:tcPr>
          <w:p w14:paraId="1402315E" w14:textId="77777777" w:rsidR="00074DB1" w:rsidRDefault="00074DB1" w:rsidP="005C4A23">
            <w:pPr>
              <w:spacing w:before="0"/>
            </w:pPr>
            <w:r>
              <w:t>Side yard (street)</w:t>
            </w:r>
          </w:p>
        </w:tc>
        <w:tc>
          <w:tcPr>
            <w:tcW w:w="2337" w:type="dxa"/>
          </w:tcPr>
          <w:p w14:paraId="332CA0E4" w14:textId="7DAF4558" w:rsidR="00074DB1" w:rsidRDefault="00DB2FDA" w:rsidP="005C4A23">
            <w:pPr>
              <w:spacing w:before="0"/>
              <w:jc w:val="center"/>
              <w:cnfStyle w:val="000000000000" w:firstRow="0" w:lastRow="0" w:firstColumn="0" w:lastColumn="0" w:oddVBand="0" w:evenVBand="0" w:oddHBand="0" w:evenHBand="0" w:firstRowFirstColumn="0" w:firstRowLastColumn="0" w:lastRowFirstColumn="0" w:lastRowLastColumn="0"/>
            </w:pPr>
            <w:r>
              <w:t>Y</w:t>
            </w:r>
          </w:p>
        </w:tc>
        <w:tc>
          <w:tcPr>
            <w:tcW w:w="2338" w:type="dxa"/>
            <w:shd w:val="clear" w:color="auto" w:fill="F2F2F2" w:themeFill="background1" w:themeFillShade="F2"/>
          </w:tcPr>
          <w:p w14:paraId="52251814" w14:textId="5694A474" w:rsidR="00074DB1" w:rsidRDefault="00DB2FDA" w:rsidP="005C4A23">
            <w:pPr>
              <w:spacing w:before="0"/>
              <w:jc w:val="center"/>
              <w:cnfStyle w:val="000000000000" w:firstRow="0" w:lastRow="0" w:firstColumn="0" w:lastColumn="0" w:oddVBand="0" w:evenVBand="0" w:oddHBand="0" w:evenHBand="0" w:firstRowFirstColumn="0" w:firstRowLastColumn="0" w:lastRowFirstColumn="0" w:lastRowLastColumn="0"/>
            </w:pPr>
            <w:r>
              <w:t>C</w:t>
            </w:r>
          </w:p>
        </w:tc>
      </w:tr>
      <w:tr w:rsidR="00074DB1" w14:paraId="7310FCEB" w14:textId="77777777" w:rsidTr="005C4A23">
        <w:tc>
          <w:tcPr>
            <w:cnfStyle w:val="001000000000" w:firstRow="0" w:lastRow="0" w:firstColumn="1" w:lastColumn="0" w:oddVBand="0" w:evenVBand="0" w:oddHBand="0" w:evenHBand="0" w:firstRowFirstColumn="0" w:firstRowLastColumn="0" w:lastRowFirstColumn="0" w:lastRowLastColumn="0"/>
            <w:tcW w:w="2337" w:type="dxa"/>
          </w:tcPr>
          <w:p w14:paraId="15701882" w14:textId="77777777" w:rsidR="00074DB1" w:rsidRDefault="00074DB1" w:rsidP="005C4A23">
            <w:pPr>
              <w:spacing w:before="0"/>
            </w:pPr>
            <w:r>
              <w:t>Rear yard</w:t>
            </w:r>
          </w:p>
        </w:tc>
        <w:tc>
          <w:tcPr>
            <w:tcW w:w="2337" w:type="dxa"/>
          </w:tcPr>
          <w:p w14:paraId="0868E8F4" w14:textId="48043EA0" w:rsidR="00074DB1" w:rsidRDefault="00DB2FDA" w:rsidP="005C4A23">
            <w:pPr>
              <w:spacing w:before="0"/>
              <w:jc w:val="center"/>
              <w:cnfStyle w:val="000000000000" w:firstRow="0" w:lastRow="0" w:firstColumn="0" w:lastColumn="0" w:oddVBand="0" w:evenVBand="0" w:oddHBand="0" w:evenHBand="0" w:firstRowFirstColumn="0" w:firstRowLastColumn="0" w:lastRowFirstColumn="0" w:lastRowLastColumn="0"/>
            </w:pPr>
            <w:r>
              <w:t>Y</w:t>
            </w:r>
          </w:p>
        </w:tc>
        <w:tc>
          <w:tcPr>
            <w:tcW w:w="2338" w:type="dxa"/>
            <w:shd w:val="clear" w:color="auto" w:fill="F2F2F2" w:themeFill="background1" w:themeFillShade="F2"/>
          </w:tcPr>
          <w:p w14:paraId="3BBD952F" w14:textId="1F75ED47" w:rsidR="00074DB1" w:rsidRDefault="00DB2FDA" w:rsidP="005C4A23">
            <w:pPr>
              <w:spacing w:before="0"/>
              <w:jc w:val="center"/>
              <w:cnfStyle w:val="000000000000" w:firstRow="0" w:lastRow="0" w:firstColumn="0" w:lastColumn="0" w:oddVBand="0" w:evenVBand="0" w:oddHBand="0" w:evenHBand="0" w:firstRowFirstColumn="0" w:firstRowLastColumn="0" w:lastRowFirstColumn="0" w:lastRowLastColumn="0"/>
            </w:pPr>
            <w:r>
              <w:t>D</w:t>
            </w:r>
          </w:p>
        </w:tc>
      </w:tr>
      <w:tr w:rsidR="00074DB1" w14:paraId="0A2450B9" w14:textId="77777777" w:rsidTr="005C4A23">
        <w:tc>
          <w:tcPr>
            <w:cnfStyle w:val="001000000000" w:firstRow="0" w:lastRow="0" w:firstColumn="1" w:lastColumn="0" w:oddVBand="0" w:evenVBand="0" w:oddHBand="0" w:evenHBand="0" w:firstRowFirstColumn="0" w:firstRowLastColumn="0" w:lastRowFirstColumn="0" w:lastRowLastColumn="0"/>
            <w:tcW w:w="2337" w:type="dxa"/>
          </w:tcPr>
          <w:p w14:paraId="6DC3C332" w14:textId="34B1B4C2" w:rsidR="00074DB1" w:rsidRDefault="00074DB1" w:rsidP="005C4A23">
            <w:pPr>
              <w:spacing w:before="0"/>
            </w:pPr>
            <w:r>
              <w:t>Minimum Parking Setback from Property Boundary (ft)</w:t>
            </w:r>
          </w:p>
        </w:tc>
        <w:tc>
          <w:tcPr>
            <w:tcW w:w="2337" w:type="dxa"/>
          </w:tcPr>
          <w:p w14:paraId="34BDD639" w14:textId="77777777" w:rsidR="00074DB1" w:rsidRDefault="00074DB1" w:rsidP="005C4A23">
            <w:pPr>
              <w:spacing w:before="0"/>
              <w:cnfStyle w:val="000000000000" w:firstRow="0" w:lastRow="0" w:firstColumn="0" w:lastColumn="0" w:oddVBand="0" w:evenVBand="0" w:oddHBand="0" w:evenHBand="0" w:firstRowFirstColumn="0" w:firstRowLastColumn="0" w:lastRowFirstColumn="0" w:lastRowLastColumn="0"/>
            </w:pPr>
            <w:r>
              <w:t>Minimum Parking Setback from Property Boundary (ft)</w:t>
            </w:r>
          </w:p>
        </w:tc>
        <w:tc>
          <w:tcPr>
            <w:tcW w:w="2338" w:type="dxa"/>
          </w:tcPr>
          <w:p w14:paraId="71D00638" w14:textId="77777777" w:rsidR="00074DB1" w:rsidRDefault="00074DB1" w:rsidP="005C4A23">
            <w:pPr>
              <w:spacing w:before="0"/>
              <w:cnfStyle w:val="000000000000" w:firstRow="0" w:lastRow="0" w:firstColumn="0" w:lastColumn="0" w:oddVBand="0" w:evenVBand="0" w:oddHBand="0" w:evenHBand="0" w:firstRowFirstColumn="0" w:firstRowLastColumn="0" w:lastRowFirstColumn="0" w:lastRowLastColumn="0"/>
            </w:pPr>
            <w:r>
              <w:t>Minimum Parking Setback from Property Boundary (ft)</w:t>
            </w:r>
          </w:p>
        </w:tc>
      </w:tr>
      <w:tr w:rsidR="00074DB1" w14:paraId="196EF9D8" w14:textId="77777777" w:rsidTr="005C4A23">
        <w:tc>
          <w:tcPr>
            <w:cnfStyle w:val="001000000000" w:firstRow="0" w:lastRow="0" w:firstColumn="1" w:lastColumn="0" w:oddVBand="0" w:evenVBand="0" w:oddHBand="0" w:evenHBand="0" w:firstRowFirstColumn="0" w:firstRowLastColumn="0" w:lastRowFirstColumn="0" w:lastRowLastColumn="0"/>
            <w:tcW w:w="2337" w:type="dxa"/>
          </w:tcPr>
          <w:p w14:paraId="2E3990EA" w14:textId="77777777" w:rsidR="00074DB1" w:rsidRDefault="00074DB1" w:rsidP="005C4A23">
            <w:pPr>
              <w:spacing w:before="0"/>
            </w:pPr>
            <w:r>
              <w:t>Front</w:t>
            </w:r>
          </w:p>
        </w:tc>
        <w:tc>
          <w:tcPr>
            <w:tcW w:w="2337" w:type="dxa"/>
          </w:tcPr>
          <w:p w14:paraId="71793453" w14:textId="04B1E334" w:rsidR="00074DB1" w:rsidRDefault="00DB2FDA" w:rsidP="005C4A23">
            <w:pPr>
              <w:spacing w:before="0"/>
              <w:jc w:val="center"/>
              <w:cnfStyle w:val="000000000000" w:firstRow="0" w:lastRow="0" w:firstColumn="0" w:lastColumn="0" w:oddVBand="0" w:evenVBand="0" w:oddHBand="0" w:evenHBand="0" w:firstRowFirstColumn="0" w:firstRowLastColumn="0" w:lastRowFirstColumn="0" w:lastRowLastColumn="0"/>
            </w:pPr>
            <w:r>
              <w:t>15</w:t>
            </w:r>
          </w:p>
        </w:tc>
        <w:tc>
          <w:tcPr>
            <w:tcW w:w="2338" w:type="dxa"/>
            <w:shd w:val="clear" w:color="auto" w:fill="F2F2F2" w:themeFill="background1" w:themeFillShade="F2"/>
          </w:tcPr>
          <w:p w14:paraId="51D953C1" w14:textId="11E0381F" w:rsidR="00074DB1" w:rsidRDefault="00DB2FDA" w:rsidP="005C4A23">
            <w:pPr>
              <w:spacing w:before="0"/>
              <w:jc w:val="center"/>
              <w:cnfStyle w:val="000000000000" w:firstRow="0" w:lastRow="0" w:firstColumn="0" w:lastColumn="0" w:oddVBand="0" w:evenVBand="0" w:oddHBand="0" w:evenHBand="0" w:firstRowFirstColumn="0" w:firstRowLastColumn="0" w:lastRowFirstColumn="0" w:lastRowLastColumn="0"/>
            </w:pPr>
            <w:r>
              <w:t>A</w:t>
            </w:r>
          </w:p>
        </w:tc>
      </w:tr>
      <w:tr w:rsidR="00074DB1" w14:paraId="71CAA15E" w14:textId="77777777" w:rsidTr="005C4A23">
        <w:tc>
          <w:tcPr>
            <w:cnfStyle w:val="001000000000" w:firstRow="0" w:lastRow="0" w:firstColumn="1" w:lastColumn="0" w:oddVBand="0" w:evenVBand="0" w:oddHBand="0" w:evenHBand="0" w:firstRowFirstColumn="0" w:firstRowLastColumn="0" w:lastRowFirstColumn="0" w:lastRowLastColumn="0"/>
            <w:tcW w:w="2337" w:type="dxa"/>
          </w:tcPr>
          <w:p w14:paraId="51738811" w14:textId="77777777" w:rsidR="00074DB1" w:rsidRDefault="00074DB1" w:rsidP="005C4A23">
            <w:pPr>
              <w:spacing w:before="0"/>
            </w:pPr>
            <w:r>
              <w:t>Side (interior)</w:t>
            </w:r>
          </w:p>
        </w:tc>
        <w:tc>
          <w:tcPr>
            <w:tcW w:w="2337" w:type="dxa"/>
          </w:tcPr>
          <w:p w14:paraId="5837E1A5" w14:textId="5ABA08E4" w:rsidR="00074DB1" w:rsidRDefault="00DB2FDA" w:rsidP="005C4A23">
            <w:pPr>
              <w:spacing w:before="0"/>
              <w:jc w:val="center"/>
              <w:cnfStyle w:val="000000000000" w:firstRow="0" w:lastRow="0" w:firstColumn="0" w:lastColumn="0" w:oddVBand="0" w:evenVBand="0" w:oddHBand="0" w:evenHBand="0" w:firstRowFirstColumn="0" w:firstRowLastColumn="0" w:lastRowFirstColumn="0" w:lastRowLastColumn="0"/>
            </w:pPr>
            <w:r>
              <w:t>15</w:t>
            </w:r>
          </w:p>
        </w:tc>
        <w:tc>
          <w:tcPr>
            <w:tcW w:w="2338" w:type="dxa"/>
            <w:shd w:val="clear" w:color="auto" w:fill="F2F2F2" w:themeFill="background1" w:themeFillShade="F2"/>
          </w:tcPr>
          <w:p w14:paraId="72D85F3D" w14:textId="61D5CB2F" w:rsidR="00074DB1" w:rsidRDefault="00DB2FDA" w:rsidP="005C4A23">
            <w:pPr>
              <w:spacing w:before="0"/>
              <w:jc w:val="center"/>
              <w:cnfStyle w:val="000000000000" w:firstRow="0" w:lastRow="0" w:firstColumn="0" w:lastColumn="0" w:oddVBand="0" w:evenVBand="0" w:oddHBand="0" w:evenHBand="0" w:firstRowFirstColumn="0" w:firstRowLastColumn="0" w:lastRowFirstColumn="0" w:lastRowLastColumn="0"/>
            </w:pPr>
            <w:r>
              <w:t>B</w:t>
            </w:r>
          </w:p>
        </w:tc>
      </w:tr>
      <w:tr w:rsidR="00074DB1" w14:paraId="418CC933" w14:textId="77777777" w:rsidTr="005C4A23">
        <w:tc>
          <w:tcPr>
            <w:cnfStyle w:val="001000000000" w:firstRow="0" w:lastRow="0" w:firstColumn="1" w:lastColumn="0" w:oddVBand="0" w:evenVBand="0" w:oddHBand="0" w:evenHBand="0" w:firstRowFirstColumn="0" w:firstRowLastColumn="0" w:lastRowFirstColumn="0" w:lastRowLastColumn="0"/>
            <w:tcW w:w="2337" w:type="dxa"/>
          </w:tcPr>
          <w:p w14:paraId="059D76E2" w14:textId="77777777" w:rsidR="00074DB1" w:rsidRDefault="00074DB1" w:rsidP="005C4A23">
            <w:pPr>
              <w:spacing w:before="0"/>
            </w:pPr>
            <w:r>
              <w:t>Side (street)</w:t>
            </w:r>
          </w:p>
        </w:tc>
        <w:tc>
          <w:tcPr>
            <w:tcW w:w="2337" w:type="dxa"/>
          </w:tcPr>
          <w:p w14:paraId="04E66697" w14:textId="0568C427" w:rsidR="00074DB1" w:rsidRDefault="00DB2FDA" w:rsidP="005C4A23">
            <w:pPr>
              <w:spacing w:before="0"/>
              <w:jc w:val="center"/>
              <w:cnfStyle w:val="000000000000" w:firstRow="0" w:lastRow="0" w:firstColumn="0" w:lastColumn="0" w:oddVBand="0" w:evenVBand="0" w:oddHBand="0" w:evenHBand="0" w:firstRowFirstColumn="0" w:firstRowLastColumn="0" w:lastRowFirstColumn="0" w:lastRowLastColumn="0"/>
            </w:pPr>
            <w:r>
              <w:t>15</w:t>
            </w:r>
          </w:p>
        </w:tc>
        <w:tc>
          <w:tcPr>
            <w:tcW w:w="2338" w:type="dxa"/>
            <w:shd w:val="clear" w:color="auto" w:fill="F2F2F2" w:themeFill="background1" w:themeFillShade="F2"/>
          </w:tcPr>
          <w:p w14:paraId="15FA61F6" w14:textId="61E0C6AE" w:rsidR="00074DB1" w:rsidRDefault="00DB2FDA" w:rsidP="005C4A23">
            <w:pPr>
              <w:spacing w:before="0"/>
              <w:jc w:val="center"/>
              <w:cnfStyle w:val="000000000000" w:firstRow="0" w:lastRow="0" w:firstColumn="0" w:lastColumn="0" w:oddVBand="0" w:evenVBand="0" w:oddHBand="0" w:evenHBand="0" w:firstRowFirstColumn="0" w:firstRowLastColumn="0" w:lastRowFirstColumn="0" w:lastRowLastColumn="0"/>
            </w:pPr>
            <w:r>
              <w:t>C</w:t>
            </w:r>
          </w:p>
        </w:tc>
      </w:tr>
      <w:tr w:rsidR="00074DB1" w14:paraId="17261B2B" w14:textId="77777777" w:rsidTr="005C4A23">
        <w:tc>
          <w:tcPr>
            <w:cnfStyle w:val="001000000000" w:firstRow="0" w:lastRow="0" w:firstColumn="1" w:lastColumn="0" w:oddVBand="0" w:evenVBand="0" w:oddHBand="0" w:evenHBand="0" w:firstRowFirstColumn="0" w:firstRowLastColumn="0" w:lastRowFirstColumn="0" w:lastRowLastColumn="0"/>
            <w:tcW w:w="2337" w:type="dxa"/>
          </w:tcPr>
          <w:p w14:paraId="510F7128" w14:textId="77777777" w:rsidR="00074DB1" w:rsidRDefault="00074DB1" w:rsidP="005C4A23">
            <w:pPr>
              <w:spacing w:before="0"/>
            </w:pPr>
            <w:r>
              <w:t>Rear</w:t>
            </w:r>
          </w:p>
        </w:tc>
        <w:tc>
          <w:tcPr>
            <w:tcW w:w="2337" w:type="dxa"/>
          </w:tcPr>
          <w:p w14:paraId="5874FE3F" w14:textId="07C4543C" w:rsidR="00074DB1" w:rsidRDefault="00DB2FDA" w:rsidP="005C4A23">
            <w:pPr>
              <w:spacing w:before="0"/>
              <w:jc w:val="center"/>
              <w:cnfStyle w:val="000000000000" w:firstRow="0" w:lastRow="0" w:firstColumn="0" w:lastColumn="0" w:oddVBand="0" w:evenVBand="0" w:oddHBand="0" w:evenHBand="0" w:firstRowFirstColumn="0" w:firstRowLastColumn="0" w:lastRowFirstColumn="0" w:lastRowLastColumn="0"/>
            </w:pPr>
            <w:r>
              <w:t>15</w:t>
            </w:r>
          </w:p>
        </w:tc>
        <w:tc>
          <w:tcPr>
            <w:tcW w:w="2338" w:type="dxa"/>
            <w:shd w:val="clear" w:color="auto" w:fill="F2F2F2" w:themeFill="background1" w:themeFillShade="F2"/>
          </w:tcPr>
          <w:p w14:paraId="1B4A9440" w14:textId="0732DDAD" w:rsidR="00074DB1" w:rsidRDefault="00DB2FDA" w:rsidP="005C4A23">
            <w:pPr>
              <w:spacing w:before="0"/>
              <w:jc w:val="center"/>
              <w:cnfStyle w:val="000000000000" w:firstRow="0" w:lastRow="0" w:firstColumn="0" w:lastColumn="0" w:oddVBand="0" w:evenVBand="0" w:oddHBand="0" w:evenHBand="0" w:firstRowFirstColumn="0" w:firstRowLastColumn="0" w:lastRowFirstColumn="0" w:lastRowLastColumn="0"/>
            </w:pPr>
            <w:r>
              <w:t>D</w:t>
            </w:r>
          </w:p>
        </w:tc>
      </w:tr>
    </w:tbl>
    <w:p w14:paraId="2BECF1C7" w14:textId="3280F6D9" w:rsidR="00074DB1" w:rsidRDefault="00074DB1" w:rsidP="00074DB1"/>
    <w:p w14:paraId="25F879E2" w14:textId="63156736" w:rsidR="0034411F" w:rsidRPr="001D52E1" w:rsidRDefault="0034411F" w:rsidP="00977644">
      <w:pPr>
        <w:pStyle w:val="ListParagraph"/>
        <w:numPr>
          <w:ilvl w:val="0"/>
          <w:numId w:val="19"/>
        </w:numPr>
        <w:rPr>
          <w:b/>
          <w:bCs/>
        </w:rPr>
      </w:pPr>
      <w:r>
        <w:rPr>
          <w:b/>
          <w:bCs/>
        </w:rPr>
        <w:t>Infrastructure.</w:t>
      </w:r>
    </w:p>
    <w:p w14:paraId="48689A0F" w14:textId="77777777" w:rsidR="0034411F" w:rsidRDefault="0034411F" w:rsidP="0034411F">
      <w:pPr>
        <w:pStyle w:val="ListParagraph"/>
        <w:rPr>
          <w:i/>
          <w:iCs/>
          <w:color w:val="7F7F7F" w:themeColor="text1" w:themeTint="80"/>
        </w:rPr>
      </w:pPr>
      <w:r>
        <w:rPr>
          <w:i/>
          <w:iCs/>
          <w:color w:val="7F7F7F" w:themeColor="text1" w:themeTint="80"/>
        </w:rPr>
        <w:t>No additional infrastructure requirements have currently been identified. Moving forward, this section will be used to point to specific requirements if they are needed.</w:t>
      </w:r>
    </w:p>
    <w:p w14:paraId="6FEB0BCF" w14:textId="77777777" w:rsidR="0034411F" w:rsidRDefault="0034411F" w:rsidP="0034411F">
      <w:pPr>
        <w:pStyle w:val="ListParagraph"/>
      </w:pPr>
    </w:p>
    <w:p w14:paraId="273106A7" w14:textId="77777777" w:rsidR="0034411F" w:rsidRPr="00977644" w:rsidRDefault="0034411F" w:rsidP="00977644">
      <w:pPr>
        <w:pStyle w:val="ListParagraph"/>
        <w:numPr>
          <w:ilvl w:val="0"/>
          <w:numId w:val="19"/>
        </w:numPr>
        <w:rPr>
          <w:b/>
          <w:bCs/>
        </w:rPr>
      </w:pPr>
      <w:r>
        <w:rPr>
          <w:b/>
          <w:bCs/>
        </w:rPr>
        <w:t xml:space="preserve">Landscaping. </w:t>
      </w:r>
    </w:p>
    <w:p w14:paraId="1ED8F14A" w14:textId="69DB9790" w:rsidR="0034411F" w:rsidRPr="00977644" w:rsidRDefault="00977644" w:rsidP="00977644">
      <w:pPr>
        <w:pStyle w:val="ListParagraph"/>
        <w:numPr>
          <w:ilvl w:val="3"/>
          <w:numId w:val="19"/>
        </w:numPr>
        <w:ind w:left="1080"/>
        <w:rPr>
          <w:color w:val="000000" w:themeColor="text1"/>
        </w:rPr>
      </w:pPr>
      <w:r>
        <w:rPr>
          <w:color w:val="000000" w:themeColor="text1"/>
        </w:rPr>
        <w:t xml:space="preserve">A unified landscaping plan for the development is required, pursuant to the standards established in Article 14 of this ordinance. </w:t>
      </w:r>
    </w:p>
    <w:p w14:paraId="03AD5557" w14:textId="77777777" w:rsidR="0034411F" w:rsidRPr="00923C45" w:rsidRDefault="0034411F" w:rsidP="0034411F">
      <w:pPr>
        <w:pStyle w:val="ListParagraph"/>
        <w:rPr>
          <w:color w:val="7F7F7F" w:themeColor="text1" w:themeTint="80"/>
        </w:rPr>
      </w:pPr>
    </w:p>
    <w:p w14:paraId="2BAF9996" w14:textId="77777777" w:rsidR="0034411F" w:rsidRPr="001D52E1" w:rsidRDefault="0034411F" w:rsidP="00977644">
      <w:pPr>
        <w:pStyle w:val="ListParagraph"/>
        <w:numPr>
          <w:ilvl w:val="0"/>
          <w:numId w:val="19"/>
        </w:numPr>
        <w:rPr>
          <w:b/>
          <w:bCs/>
        </w:rPr>
      </w:pPr>
      <w:r>
        <w:rPr>
          <w:b/>
          <w:bCs/>
        </w:rPr>
        <w:t>Open Space.</w:t>
      </w:r>
    </w:p>
    <w:p w14:paraId="0AA3E510" w14:textId="333421F2" w:rsidR="0034411F" w:rsidRDefault="0034411F" w:rsidP="00977644">
      <w:pPr>
        <w:pStyle w:val="ListParagraph"/>
        <w:numPr>
          <w:ilvl w:val="3"/>
          <w:numId w:val="19"/>
        </w:numPr>
        <w:ind w:left="1080"/>
      </w:pPr>
      <w:r>
        <w:t xml:space="preserve">The required open space set-aside in an EC zoning district can be found in Article 16 of this ordinance. </w:t>
      </w:r>
    </w:p>
    <w:p w14:paraId="4C975AEC" w14:textId="77777777" w:rsidR="0034411F" w:rsidRDefault="0034411F" w:rsidP="0034411F">
      <w:pPr>
        <w:pStyle w:val="ListParagraph"/>
        <w:ind w:left="1080"/>
      </w:pPr>
    </w:p>
    <w:p w14:paraId="6587EDD8" w14:textId="77777777" w:rsidR="0034411F" w:rsidRPr="00923C45" w:rsidRDefault="0034411F" w:rsidP="00977644">
      <w:pPr>
        <w:pStyle w:val="ListParagraph"/>
        <w:numPr>
          <w:ilvl w:val="0"/>
          <w:numId w:val="19"/>
        </w:numPr>
        <w:rPr>
          <w:b/>
          <w:bCs/>
          <w:color w:val="000000" w:themeColor="text1"/>
        </w:rPr>
      </w:pPr>
      <w:r>
        <w:rPr>
          <w:b/>
          <w:bCs/>
          <w:color w:val="000000" w:themeColor="text1"/>
        </w:rPr>
        <w:t>Additional Considerations.</w:t>
      </w:r>
    </w:p>
    <w:p w14:paraId="35BB0F6F" w14:textId="6CCC464E" w:rsidR="00977644" w:rsidRPr="00977644" w:rsidRDefault="00977644" w:rsidP="00977644">
      <w:pPr>
        <w:pStyle w:val="ListParagraph"/>
        <w:numPr>
          <w:ilvl w:val="1"/>
          <w:numId w:val="45"/>
        </w:numPr>
        <w:ind w:left="1080"/>
        <w:rPr>
          <w:color w:val="000000" w:themeColor="text1"/>
          <w:highlight w:val="yellow"/>
        </w:rPr>
      </w:pPr>
      <w:r>
        <w:rPr>
          <w:rFonts w:cs="Helvetica"/>
          <w:color w:val="000000" w:themeColor="text1"/>
          <w:highlight w:val="yellow"/>
        </w:rPr>
        <w:t>Overall campus site plan required (TBD)</w:t>
      </w:r>
    </w:p>
    <w:p w14:paraId="0F175640" w14:textId="7A8F9D22" w:rsidR="00977644" w:rsidRPr="00977644" w:rsidRDefault="00977644" w:rsidP="00977644">
      <w:pPr>
        <w:pStyle w:val="ListParagraph"/>
        <w:numPr>
          <w:ilvl w:val="1"/>
          <w:numId w:val="45"/>
        </w:numPr>
        <w:ind w:left="1080"/>
        <w:rPr>
          <w:color w:val="000000" w:themeColor="text1"/>
          <w:highlight w:val="yellow"/>
        </w:rPr>
      </w:pPr>
      <w:r>
        <w:rPr>
          <w:rFonts w:cs="Helvetica"/>
          <w:color w:val="000000" w:themeColor="text1"/>
          <w:highlight w:val="yellow"/>
        </w:rPr>
        <w:t>Unified sign plan required (TBD)</w:t>
      </w:r>
    </w:p>
    <w:p w14:paraId="5181F1FC" w14:textId="39587CDD" w:rsidR="0034411F" w:rsidRPr="00977644" w:rsidRDefault="0034411F" w:rsidP="00977644">
      <w:pPr>
        <w:pStyle w:val="ListParagraph"/>
        <w:numPr>
          <w:ilvl w:val="2"/>
          <w:numId w:val="46"/>
        </w:numPr>
        <w:ind w:left="1440"/>
        <w:rPr>
          <w:color w:val="000000" w:themeColor="text1"/>
        </w:rPr>
      </w:pPr>
      <w:r>
        <w:rPr>
          <w:rFonts w:cs="Helvetica"/>
          <w:color w:val="000000" w:themeColor="text1"/>
        </w:rPr>
        <w:t>Develop consistent sign requirements for EC, keep to one monument by development, each business allocated by building - look at examples for establishing sign plan for large-scale development sites</w:t>
      </w:r>
    </w:p>
    <w:p w14:paraId="261483AC" w14:textId="77777777" w:rsidR="00977644" w:rsidRPr="00977644" w:rsidRDefault="0034411F" w:rsidP="0046258D">
      <w:pPr>
        <w:pStyle w:val="ListParagraph"/>
        <w:numPr>
          <w:ilvl w:val="2"/>
          <w:numId w:val="46"/>
        </w:numPr>
        <w:ind w:left="1440"/>
        <w:rPr>
          <w:color w:val="000000" w:themeColor="text1"/>
        </w:rPr>
      </w:pPr>
      <w:r>
        <w:rPr>
          <w:rFonts w:cs="Helvetica"/>
          <w:color w:val="000000" w:themeColor="text1"/>
        </w:rPr>
        <w:t>Allow for two signs (if excessive sq. ft.) - allow for so much sign area for each business, once you reach a max can create multiple (limit height)</w:t>
      </w:r>
    </w:p>
    <w:p w14:paraId="554FADAD" w14:textId="29A47B22" w:rsidR="0046258D" w:rsidRPr="00977644" w:rsidRDefault="0046258D" w:rsidP="00977644">
      <w:pPr>
        <w:pStyle w:val="ListParagraph"/>
        <w:ind w:left="1440"/>
        <w:rPr>
          <w:color w:val="000000" w:themeColor="text1"/>
        </w:rPr>
      </w:pPr>
      <w:r>
        <w:tab/>
      </w:r>
    </w:p>
    <w:p w14:paraId="499C729D" w14:textId="3DFFEF6A" w:rsidR="0046258D" w:rsidRDefault="00EF67A5" w:rsidP="00EF67A5">
      <w:pPr>
        <w:pStyle w:val="Heading2"/>
      </w:pPr>
      <w:r>
        <w:t>5.07</w:t>
      </w:r>
      <w:r>
        <w:tab/>
        <w:t>TC - Town Center Zoning District</w:t>
      </w:r>
      <w:r>
        <w:tab/>
      </w:r>
    </w:p>
    <w:p w14:paraId="6CC6A514" w14:textId="5AD4CD37" w:rsidR="0046258D" w:rsidRDefault="0046258D" w:rsidP="00074DB1">
      <w:pPr>
        <w:pStyle w:val="ListParagraph"/>
        <w:numPr>
          <w:ilvl w:val="0"/>
          <w:numId w:val="21"/>
        </w:numPr>
      </w:pPr>
      <w:r>
        <w:rPr>
          <w:b/>
          <w:bCs/>
        </w:rPr>
        <w:t>Purpose:</w:t>
      </w:r>
      <w:r>
        <w:t xml:space="preserve"> The town center zoning district is intended to create compact, walkable, mixed-use hubs through a blend of services, shops, restaurants, a mix of housing types, and public spaces. Uses may be both vertically and horizontally integrated </w:t>
      </w:r>
      <w:del w:id="3" w:author="Ally Ketron" w:date="2026-02-19T10:36:00Z" w16du:dateUtc="2026-02-19T10:36:55Z">
        <w:r>
          <w:delText>within a pedestrian-oriented environment,</w:delText>
        </w:r>
      </w:del>
      <w:ins w:id="4" w:author="Ally Ketron" w:date="2026-02-19T10:36:00Z" w16du:dateUtc="2026-02-19T10:36:56Z">
        <w:r>
          <w:t>and</w:t>
        </w:r>
      </w:ins>
      <w:r>
        <w:t xml:space="preserve"> be located on one parcel or across multiple parcels</w:t>
      </w:r>
      <w:del w:id="5" w:author="Ally Ketron" w:date="2026-02-19T10:37:00Z" w16du:dateUtc="2026-02-19T10:37:26Z">
        <w:r>
          <w:delText>,</w:delText>
        </w:r>
      </w:del>
      <w:r>
        <w:t xml:space="preserve"> and develop at different scales to align with the surrounding development pattern. Development is subject to site design standards and </w:t>
      </w:r>
      <w:r>
        <w:lastRenderedPageBreak/>
        <w:t xml:space="preserve">performance criteria that support streetscape design and the integration of public spaces and amenities throughout. </w:t>
      </w:r>
    </w:p>
    <w:p w14:paraId="61B988E1" w14:textId="77777777" w:rsidR="00EF67A5" w:rsidRDefault="00EF67A5" w:rsidP="00EF67A5">
      <w:pPr>
        <w:pStyle w:val="ListParagraph"/>
      </w:pPr>
    </w:p>
    <w:p w14:paraId="28F250DD" w14:textId="4BEB7445" w:rsidR="00EF67A5" w:rsidRDefault="00EF67A5" w:rsidP="00EF67A5">
      <w:pPr>
        <w:pStyle w:val="ListParagraph"/>
        <w:numPr>
          <w:ilvl w:val="0"/>
          <w:numId w:val="21"/>
        </w:numPr>
        <w:rPr>
          <w:b/>
          <w:bCs/>
        </w:rPr>
      </w:pPr>
      <w:r>
        <w:rPr>
          <w:b/>
          <w:bCs/>
        </w:rPr>
        <w:t>Typical Development Pattern.</w:t>
      </w:r>
    </w:p>
    <w:p w14:paraId="590A04CF" w14:textId="77777777" w:rsidR="00EF67A5" w:rsidRPr="00EF67A5" w:rsidRDefault="00EF67A5" w:rsidP="00EF67A5">
      <w:pPr>
        <w:pStyle w:val="ListParagraph"/>
        <w:rPr>
          <w:b/>
          <w:bCs/>
        </w:rPr>
      </w:pPr>
    </w:p>
    <w:p w14:paraId="154D7EE6" w14:textId="188AB482" w:rsidR="00EF67A5" w:rsidRPr="00EF67A5" w:rsidRDefault="00EF67A5" w:rsidP="00EF67A5">
      <w:pPr>
        <w:ind w:left="720"/>
        <w:rPr>
          <w:b/>
          <w:bCs/>
        </w:rPr>
      </w:pPr>
    </w:p>
    <w:p w14:paraId="44E200E5" w14:textId="4B295FAB" w:rsidR="00074DB1" w:rsidRPr="00EF67A5" w:rsidRDefault="00074DB1" w:rsidP="00074DB1">
      <w:pPr>
        <w:pStyle w:val="ListParagraph"/>
        <w:numPr>
          <w:ilvl w:val="0"/>
          <w:numId w:val="21"/>
        </w:numPr>
        <w:spacing w:after="160" w:line="278" w:lineRule="auto"/>
        <w:rPr>
          <w:b/>
          <w:bCs/>
        </w:rPr>
      </w:pPr>
      <w:r>
        <w:rPr>
          <w:b/>
          <w:bCs/>
        </w:rPr>
        <w:t>Uses and Activities Allowed.</w:t>
      </w:r>
    </w:p>
    <w:p w14:paraId="5685EFC0" w14:textId="5AC35367" w:rsidR="007F7F74" w:rsidRDefault="007F7F74" w:rsidP="007F7F74">
      <w:pPr>
        <w:pStyle w:val="ListParagraph"/>
        <w:numPr>
          <w:ilvl w:val="3"/>
          <w:numId w:val="21"/>
        </w:numPr>
        <w:snapToGrid w:val="0"/>
        <w:spacing w:after="120" w:line="240" w:lineRule="auto"/>
        <w:ind w:left="1080"/>
        <w:contextualSpacing w:val="0"/>
        <w:rPr>
          <w:color w:val="000000" w:themeColor="text1"/>
        </w:rPr>
      </w:pPr>
      <w:r>
        <w:rPr>
          <w:color w:val="000000" w:themeColor="text1"/>
        </w:rPr>
        <w:t xml:space="preserve">Uses and activities allowed in the TC zoning district are established in Article 9 of this ordinance as permitted or conditionally permitted. Reference the </w:t>
      </w:r>
      <w:r>
        <w:rPr>
          <w:color w:val="0070C0"/>
          <w:u w:val="single"/>
        </w:rPr>
        <w:t>consolidated table of uses</w:t>
      </w:r>
      <w:r>
        <w:rPr>
          <w:color w:val="0070C0"/>
        </w:rPr>
        <w:t xml:space="preserve"> </w:t>
      </w:r>
      <w:r>
        <w:rPr>
          <w:color w:val="000000" w:themeColor="text1"/>
        </w:rPr>
        <w:t>for additional information.</w:t>
      </w:r>
    </w:p>
    <w:p w14:paraId="6B4B79DB" w14:textId="0BDF0544" w:rsidR="007F7F74" w:rsidRPr="000105BF" w:rsidRDefault="007F7F74" w:rsidP="007F7F74">
      <w:pPr>
        <w:pStyle w:val="ListParagraph"/>
        <w:snapToGrid w:val="0"/>
        <w:spacing w:after="120" w:line="240" w:lineRule="auto"/>
        <w:ind w:left="1080"/>
        <w:contextualSpacing w:val="0"/>
        <w:rPr>
          <w:i/>
          <w:iCs/>
          <w:color w:val="7F7F7F" w:themeColor="text1" w:themeTint="80"/>
        </w:rPr>
      </w:pPr>
      <w:r>
        <w:rPr>
          <w:i/>
          <w:iCs/>
          <w:color w:val="7F7F7F" w:themeColor="text1" w:themeTint="80"/>
        </w:rPr>
        <w:t xml:space="preserve">For ease in review of these articles, a </w:t>
      </w:r>
      <w:r>
        <w:rPr>
          <w:b/>
          <w:bCs/>
          <w:i/>
          <w:iCs/>
          <w:color w:val="7F7F7F" w:themeColor="text1" w:themeTint="80"/>
        </w:rPr>
        <w:t>temporary list</w:t>
      </w:r>
      <w:r>
        <w:rPr>
          <w:i/>
          <w:iCs/>
          <w:color w:val="7F7F7F" w:themeColor="text1" w:themeTint="80"/>
        </w:rPr>
        <w:t xml:space="preserve"> of permitted and conditional uses allowed within the TC zoning district has been provided in Table 5.07.01 below.</w:t>
      </w:r>
    </w:p>
    <w:p w14:paraId="498EAFFC" w14:textId="77777777" w:rsidR="007F7F74" w:rsidRDefault="007F7F74" w:rsidP="007F7F74">
      <w:pPr>
        <w:pStyle w:val="ListParagraph"/>
        <w:numPr>
          <w:ilvl w:val="3"/>
          <w:numId w:val="21"/>
        </w:numPr>
        <w:snapToGrid w:val="0"/>
        <w:spacing w:before="0" w:after="240" w:line="240" w:lineRule="auto"/>
        <w:ind w:left="1080"/>
        <w:contextualSpacing w:val="0"/>
      </w:pPr>
      <w:r>
        <w:t xml:space="preserve">Multiple principal and accessory uses and structures may be permitted on a lot within this zoning district. Multiple uses may be allowed within a single structure. </w:t>
      </w:r>
    </w:p>
    <w:p w14:paraId="76D77BD3" w14:textId="2355561A" w:rsidR="00074DB1" w:rsidRPr="00EF67A5" w:rsidRDefault="00AA2F82" w:rsidP="00074DB1">
      <w:pPr>
        <w:pStyle w:val="ListParagraph"/>
        <w:numPr>
          <w:ilvl w:val="0"/>
          <w:numId w:val="21"/>
        </w:numPr>
        <w:snapToGrid w:val="0"/>
        <w:spacing w:after="120" w:line="240" w:lineRule="auto"/>
        <w:rPr>
          <w:b/>
          <w:bCs/>
        </w:rPr>
      </w:pPr>
      <w:r>
        <w:rPr>
          <w:b/>
          <w:bCs/>
        </w:rPr>
        <w:t xml:space="preserve">Table 5.07.02 Lot Dimensions. </w:t>
      </w:r>
      <w:r>
        <w:rPr>
          <w:b/>
          <w:bCs/>
          <w:i/>
          <w:iCs/>
        </w:rPr>
        <w:t>(Figure 5.07.01 Lot Dimensions)</w:t>
      </w:r>
      <w:r>
        <w:rPr>
          <w:b/>
          <w:bCs/>
          <w:i/>
          <w:iCs/>
        </w:rPr>
        <w:tab/>
      </w:r>
    </w:p>
    <w:tbl>
      <w:tblPr>
        <w:tblStyle w:val="GridTable1Light"/>
        <w:tblW w:w="9350" w:type="dxa"/>
        <w:tblLook w:val="04A0" w:firstRow="1" w:lastRow="0" w:firstColumn="1" w:lastColumn="0" w:noHBand="0" w:noVBand="1"/>
      </w:tblPr>
      <w:tblGrid>
        <w:gridCol w:w="1614"/>
        <w:gridCol w:w="1117"/>
        <w:gridCol w:w="1241"/>
        <w:gridCol w:w="1423"/>
        <w:gridCol w:w="1440"/>
        <w:gridCol w:w="1273"/>
        <w:gridCol w:w="1242"/>
      </w:tblGrid>
      <w:tr w:rsidR="004E4D0A" w14:paraId="4F029638" w14:textId="77777777" w:rsidTr="004853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4" w:type="dxa"/>
            <w:vAlign w:val="center"/>
          </w:tcPr>
          <w:p w14:paraId="02DF3BA6" w14:textId="77777777" w:rsidR="004E4D0A" w:rsidRDefault="004E4D0A" w:rsidP="004853C8">
            <w:pPr>
              <w:spacing w:before="0"/>
              <w:jc w:val="center"/>
            </w:pPr>
            <w:r>
              <w:t>Building Type</w:t>
            </w:r>
          </w:p>
        </w:tc>
        <w:tc>
          <w:tcPr>
            <w:tcW w:w="1117" w:type="dxa"/>
            <w:vAlign w:val="center"/>
          </w:tcPr>
          <w:p w14:paraId="490003D4" w14:textId="77777777" w:rsidR="004E4D0A" w:rsidRDefault="004E4D0A" w:rsidP="004853C8">
            <w:pPr>
              <w:spacing w:before="0"/>
              <w:jc w:val="center"/>
              <w:cnfStyle w:val="100000000000" w:firstRow="1" w:lastRow="0" w:firstColumn="0" w:lastColumn="0" w:oddVBand="0" w:evenVBand="0" w:oddHBand="0" w:evenHBand="0" w:firstRowFirstColumn="0" w:firstRowLastColumn="0" w:lastRowFirstColumn="0" w:lastRowLastColumn="0"/>
            </w:pPr>
            <w:r>
              <w:t>Min. Lot Area (sf)</w:t>
            </w:r>
          </w:p>
        </w:tc>
        <w:tc>
          <w:tcPr>
            <w:tcW w:w="1241" w:type="dxa"/>
            <w:vAlign w:val="center"/>
          </w:tcPr>
          <w:p w14:paraId="209FC286" w14:textId="77777777" w:rsidR="004E4D0A" w:rsidRDefault="004E4D0A" w:rsidP="004853C8">
            <w:pPr>
              <w:spacing w:before="0"/>
              <w:jc w:val="center"/>
              <w:cnfStyle w:val="100000000000" w:firstRow="1" w:lastRow="0" w:firstColumn="0" w:lastColumn="0" w:oddVBand="0" w:evenVBand="0" w:oddHBand="0" w:evenHBand="0" w:firstRowFirstColumn="0" w:firstRowLastColumn="0" w:lastRowFirstColumn="0" w:lastRowLastColumn="0"/>
            </w:pPr>
            <w:r>
              <w:t>Min. Lot Area (sf) w/Alley</w:t>
            </w:r>
          </w:p>
        </w:tc>
        <w:tc>
          <w:tcPr>
            <w:tcW w:w="1423" w:type="dxa"/>
            <w:vAlign w:val="center"/>
          </w:tcPr>
          <w:p w14:paraId="2BF64561" w14:textId="77777777" w:rsidR="004E4D0A" w:rsidRDefault="004E4D0A" w:rsidP="004853C8">
            <w:pPr>
              <w:spacing w:before="0"/>
              <w:jc w:val="center"/>
              <w:cnfStyle w:val="100000000000" w:firstRow="1" w:lastRow="0" w:firstColumn="0" w:lastColumn="0" w:oddVBand="0" w:evenVBand="0" w:oddHBand="0" w:evenHBand="0" w:firstRowFirstColumn="0" w:firstRowLastColumn="0" w:lastRowFirstColumn="0" w:lastRowLastColumn="0"/>
            </w:pPr>
            <w:r>
              <w:t>Min. Lot Width (ft)</w:t>
            </w:r>
          </w:p>
        </w:tc>
        <w:tc>
          <w:tcPr>
            <w:tcW w:w="1440" w:type="dxa"/>
            <w:vAlign w:val="center"/>
          </w:tcPr>
          <w:p w14:paraId="21D064A5" w14:textId="77777777" w:rsidR="004E4D0A" w:rsidRDefault="004E4D0A" w:rsidP="004853C8">
            <w:pPr>
              <w:spacing w:before="0"/>
              <w:jc w:val="center"/>
              <w:cnfStyle w:val="100000000000" w:firstRow="1" w:lastRow="0" w:firstColumn="0" w:lastColumn="0" w:oddVBand="0" w:evenVBand="0" w:oddHBand="0" w:evenHBand="0" w:firstRowFirstColumn="0" w:firstRowLastColumn="0" w:lastRowFirstColumn="0" w:lastRowLastColumn="0"/>
            </w:pPr>
            <w:r>
              <w:t>Min. Lot Width (ft) w/Alley</w:t>
            </w:r>
          </w:p>
        </w:tc>
        <w:tc>
          <w:tcPr>
            <w:tcW w:w="1273" w:type="dxa"/>
            <w:vAlign w:val="center"/>
          </w:tcPr>
          <w:p w14:paraId="52B1CF94" w14:textId="77777777" w:rsidR="004E4D0A" w:rsidRDefault="004E4D0A" w:rsidP="004853C8">
            <w:pPr>
              <w:spacing w:before="0"/>
              <w:jc w:val="center"/>
              <w:cnfStyle w:val="100000000000" w:firstRow="1" w:lastRow="0" w:firstColumn="0" w:lastColumn="0" w:oddVBand="0" w:evenVBand="0" w:oddHBand="0" w:evenHBand="0" w:firstRowFirstColumn="0" w:firstRowLastColumn="0" w:lastRowFirstColumn="0" w:lastRowLastColumn="0"/>
            </w:pPr>
            <w:r>
              <w:t>Width to Depth Ratio</w:t>
            </w:r>
          </w:p>
        </w:tc>
        <w:tc>
          <w:tcPr>
            <w:tcW w:w="1242" w:type="dxa"/>
            <w:vAlign w:val="center"/>
          </w:tcPr>
          <w:p w14:paraId="0A753F1B" w14:textId="77777777" w:rsidR="004E4D0A" w:rsidRDefault="004E4D0A" w:rsidP="004853C8">
            <w:pPr>
              <w:spacing w:before="0"/>
              <w:jc w:val="center"/>
              <w:cnfStyle w:val="100000000000" w:firstRow="1" w:lastRow="0" w:firstColumn="0" w:lastColumn="0" w:oddVBand="0" w:evenVBand="0" w:oddHBand="0" w:evenHBand="0" w:firstRowFirstColumn="0" w:firstRowLastColumn="0" w:lastRowFirstColumn="0" w:lastRowLastColumn="0"/>
            </w:pPr>
            <w:r>
              <w:t>Max. Impervious Surface (%)</w:t>
            </w:r>
          </w:p>
        </w:tc>
      </w:tr>
      <w:tr w:rsidR="004853C8" w14:paraId="34B88469" w14:textId="77777777" w:rsidTr="00FF0740">
        <w:tc>
          <w:tcPr>
            <w:cnfStyle w:val="001000000000" w:firstRow="0" w:lastRow="0" w:firstColumn="1" w:lastColumn="0" w:oddVBand="0" w:evenVBand="0" w:oddHBand="0" w:evenHBand="0" w:firstRowFirstColumn="0" w:firstRowLastColumn="0" w:lastRowFirstColumn="0" w:lastRowLastColumn="0"/>
            <w:tcW w:w="1614" w:type="dxa"/>
            <w:vAlign w:val="center"/>
          </w:tcPr>
          <w:p w14:paraId="786C8906" w14:textId="66E80F61" w:rsidR="004853C8" w:rsidRDefault="004853C8" w:rsidP="004853C8">
            <w:pPr>
              <w:spacing w:before="0"/>
            </w:pPr>
            <w:r>
              <w:t>Mixed-use vertical</w:t>
            </w:r>
          </w:p>
        </w:tc>
        <w:tc>
          <w:tcPr>
            <w:tcW w:w="1117" w:type="dxa"/>
            <w:vAlign w:val="center"/>
          </w:tcPr>
          <w:p w14:paraId="3C2C43FD" w14:textId="77777777" w:rsidR="004E4D0A" w:rsidRDefault="004E4D0A" w:rsidP="004853C8">
            <w:pPr>
              <w:spacing w:before="0"/>
              <w:jc w:val="center"/>
              <w:cnfStyle w:val="000000000000" w:firstRow="0" w:lastRow="0" w:firstColumn="0" w:lastColumn="0" w:oddVBand="0" w:evenVBand="0" w:oddHBand="0" w:evenHBand="0" w:firstRowFirstColumn="0" w:firstRowLastColumn="0" w:lastRowFirstColumn="0" w:lastRowLastColumn="0"/>
            </w:pPr>
            <w:r>
              <w:t>No minimum</w:t>
            </w:r>
          </w:p>
        </w:tc>
        <w:tc>
          <w:tcPr>
            <w:tcW w:w="1241" w:type="dxa"/>
            <w:vAlign w:val="center"/>
          </w:tcPr>
          <w:p w14:paraId="0939119D" w14:textId="77777777" w:rsidR="004E4D0A" w:rsidRDefault="004E4D0A" w:rsidP="004853C8">
            <w:pPr>
              <w:spacing w:before="0"/>
              <w:jc w:val="center"/>
              <w:cnfStyle w:val="000000000000" w:firstRow="0" w:lastRow="0" w:firstColumn="0" w:lastColumn="0" w:oddVBand="0" w:evenVBand="0" w:oddHBand="0" w:evenHBand="0" w:firstRowFirstColumn="0" w:firstRowLastColumn="0" w:lastRowFirstColumn="0" w:lastRowLastColumn="0"/>
            </w:pPr>
            <w:r>
              <w:t>No minimum</w:t>
            </w:r>
          </w:p>
        </w:tc>
        <w:tc>
          <w:tcPr>
            <w:tcW w:w="1423" w:type="dxa"/>
            <w:vAlign w:val="center"/>
          </w:tcPr>
          <w:p w14:paraId="2E67AA93" w14:textId="5F45EFA2" w:rsidR="004853C8" w:rsidRDefault="004853C8" w:rsidP="004853C8">
            <w:pPr>
              <w:spacing w:before="0"/>
              <w:jc w:val="center"/>
              <w:cnfStyle w:val="000000000000" w:firstRow="0" w:lastRow="0" w:firstColumn="0" w:lastColumn="0" w:oddVBand="0" w:evenVBand="0" w:oddHBand="0" w:evenHBand="0" w:firstRowFirstColumn="0" w:firstRowLastColumn="0" w:lastRowFirstColumn="0" w:lastRowLastColumn="0"/>
            </w:pPr>
            <w:r>
              <w:t>30</w:t>
            </w:r>
          </w:p>
        </w:tc>
        <w:tc>
          <w:tcPr>
            <w:tcW w:w="1440" w:type="dxa"/>
            <w:vAlign w:val="center"/>
          </w:tcPr>
          <w:p w14:paraId="6D655932" w14:textId="77777777" w:rsidR="004853C8" w:rsidRDefault="004853C8" w:rsidP="004853C8">
            <w:pPr>
              <w:spacing w:before="0"/>
              <w:jc w:val="center"/>
              <w:cnfStyle w:val="000000000000" w:firstRow="0" w:lastRow="0" w:firstColumn="0" w:lastColumn="0" w:oddVBand="0" w:evenVBand="0" w:oddHBand="0" w:evenHBand="0" w:firstRowFirstColumn="0" w:firstRowLastColumn="0" w:lastRowFirstColumn="0" w:lastRowLastColumn="0"/>
            </w:pPr>
            <w:r>
              <w:t>30</w:t>
            </w:r>
          </w:p>
        </w:tc>
        <w:tc>
          <w:tcPr>
            <w:tcW w:w="1273" w:type="dxa"/>
            <w:vAlign w:val="center"/>
          </w:tcPr>
          <w:p w14:paraId="5A079860" w14:textId="77777777" w:rsidR="004853C8" w:rsidRDefault="004853C8" w:rsidP="004853C8">
            <w:pPr>
              <w:spacing w:before="0"/>
              <w:jc w:val="center"/>
              <w:cnfStyle w:val="000000000000" w:firstRow="0" w:lastRow="0" w:firstColumn="0" w:lastColumn="0" w:oddVBand="0" w:evenVBand="0" w:oddHBand="0" w:evenHBand="0" w:firstRowFirstColumn="0" w:firstRowLastColumn="0" w:lastRowFirstColumn="0" w:lastRowLastColumn="0"/>
            </w:pPr>
            <w:r>
              <w:t>n/a</w:t>
            </w:r>
          </w:p>
        </w:tc>
        <w:tc>
          <w:tcPr>
            <w:tcW w:w="1242" w:type="dxa"/>
            <w:vAlign w:val="center"/>
          </w:tcPr>
          <w:p w14:paraId="706D85F2" w14:textId="2CD4F92F" w:rsidR="004853C8" w:rsidRDefault="004853C8" w:rsidP="004853C8">
            <w:pPr>
              <w:spacing w:before="0"/>
              <w:jc w:val="center"/>
              <w:cnfStyle w:val="000000000000" w:firstRow="0" w:lastRow="0" w:firstColumn="0" w:lastColumn="0" w:oddVBand="0" w:evenVBand="0" w:oddHBand="0" w:evenHBand="0" w:firstRowFirstColumn="0" w:firstRowLastColumn="0" w:lastRowFirstColumn="0" w:lastRowLastColumn="0"/>
            </w:pPr>
            <w:r>
              <w:t>90</w:t>
            </w:r>
          </w:p>
        </w:tc>
      </w:tr>
      <w:tr w:rsidR="004E4D0A" w14:paraId="7211EBF6" w14:textId="77777777" w:rsidTr="004853C8">
        <w:tc>
          <w:tcPr>
            <w:cnfStyle w:val="001000000000" w:firstRow="0" w:lastRow="0" w:firstColumn="1" w:lastColumn="0" w:oddVBand="0" w:evenVBand="0" w:oddHBand="0" w:evenHBand="0" w:firstRowFirstColumn="0" w:firstRowLastColumn="0" w:lastRowFirstColumn="0" w:lastRowLastColumn="0"/>
            <w:tcW w:w="1614" w:type="dxa"/>
            <w:shd w:val="clear" w:color="auto" w:fill="F2F2F2" w:themeFill="background1" w:themeFillShade="F2"/>
          </w:tcPr>
          <w:p w14:paraId="52E4ABCF" w14:textId="77777777" w:rsidR="004E4D0A" w:rsidRDefault="004E4D0A" w:rsidP="004853C8">
            <w:pPr>
              <w:spacing w:before="0"/>
            </w:pPr>
            <w:r>
              <w:t>Key</w:t>
            </w:r>
          </w:p>
        </w:tc>
        <w:tc>
          <w:tcPr>
            <w:tcW w:w="1117" w:type="dxa"/>
            <w:shd w:val="clear" w:color="auto" w:fill="F2F2F2" w:themeFill="background1" w:themeFillShade="F2"/>
            <w:vAlign w:val="center"/>
          </w:tcPr>
          <w:p w14:paraId="29A0048F" w14:textId="77777777" w:rsidR="004E4D0A" w:rsidRDefault="004E4D0A" w:rsidP="004853C8">
            <w:pPr>
              <w:spacing w:before="0"/>
              <w:jc w:val="center"/>
              <w:cnfStyle w:val="000000000000" w:firstRow="0" w:lastRow="0" w:firstColumn="0" w:lastColumn="0" w:oddVBand="0" w:evenVBand="0" w:oddHBand="0" w:evenHBand="0" w:firstRowFirstColumn="0" w:firstRowLastColumn="0" w:lastRowFirstColumn="0" w:lastRowLastColumn="0"/>
            </w:pPr>
            <w:r>
              <w:t>C</w:t>
            </w:r>
          </w:p>
        </w:tc>
        <w:tc>
          <w:tcPr>
            <w:tcW w:w="1241" w:type="dxa"/>
            <w:shd w:val="clear" w:color="auto" w:fill="F2F2F2" w:themeFill="background1" w:themeFillShade="F2"/>
            <w:vAlign w:val="center"/>
          </w:tcPr>
          <w:p w14:paraId="32E94010" w14:textId="77777777" w:rsidR="004E4D0A" w:rsidRDefault="004E4D0A" w:rsidP="004853C8">
            <w:pPr>
              <w:spacing w:before="0"/>
              <w:jc w:val="center"/>
              <w:cnfStyle w:val="000000000000" w:firstRow="0" w:lastRow="0" w:firstColumn="0" w:lastColumn="0" w:oddVBand="0" w:evenVBand="0" w:oddHBand="0" w:evenHBand="0" w:firstRowFirstColumn="0" w:firstRowLastColumn="0" w:lastRowFirstColumn="0" w:lastRowLastColumn="0"/>
            </w:pPr>
            <w:r>
              <w:t>C</w:t>
            </w:r>
          </w:p>
        </w:tc>
        <w:tc>
          <w:tcPr>
            <w:tcW w:w="1423" w:type="dxa"/>
            <w:shd w:val="clear" w:color="auto" w:fill="F2F2F2" w:themeFill="background1" w:themeFillShade="F2"/>
            <w:vAlign w:val="center"/>
          </w:tcPr>
          <w:p w14:paraId="7ADBAC0D" w14:textId="77777777" w:rsidR="004E4D0A" w:rsidRDefault="004E4D0A" w:rsidP="004853C8">
            <w:pPr>
              <w:spacing w:before="0"/>
              <w:jc w:val="center"/>
              <w:cnfStyle w:val="000000000000" w:firstRow="0" w:lastRow="0" w:firstColumn="0" w:lastColumn="0" w:oddVBand="0" w:evenVBand="0" w:oddHBand="0" w:evenHBand="0" w:firstRowFirstColumn="0" w:firstRowLastColumn="0" w:lastRowFirstColumn="0" w:lastRowLastColumn="0"/>
            </w:pPr>
            <w:r>
              <w:t>A</w:t>
            </w:r>
          </w:p>
        </w:tc>
        <w:tc>
          <w:tcPr>
            <w:tcW w:w="1440" w:type="dxa"/>
            <w:shd w:val="clear" w:color="auto" w:fill="F2F2F2" w:themeFill="background1" w:themeFillShade="F2"/>
            <w:vAlign w:val="center"/>
          </w:tcPr>
          <w:p w14:paraId="394B625B" w14:textId="77777777" w:rsidR="004E4D0A" w:rsidRDefault="004E4D0A" w:rsidP="004853C8">
            <w:pPr>
              <w:spacing w:before="0"/>
              <w:jc w:val="center"/>
              <w:cnfStyle w:val="000000000000" w:firstRow="0" w:lastRow="0" w:firstColumn="0" w:lastColumn="0" w:oddVBand="0" w:evenVBand="0" w:oddHBand="0" w:evenHBand="0" w:firstRowFirstColumn="0" w:firstRowLastColumn="0" w:lastRowFirstColumn="0" w:lastRowLastColumn="0"/>
            </w:pPr>
            <w:r>
              <w:t>A</w:t>
            </w:r>
          </w:p>
        </w:tc>
        <w:tc>
          <w:tcPr>
            <w:tcW w:w="1273" w:type="dxa"/>
            <w:shd w:val="clear" w:color="auto" w:fill="F2F2F2" w:themeFill="background1" w:themeFillShade="F2"/>
            <w:vAlign w:val="center"/>
          </w:tcPr>
          <w:p w14:paraId="58646136" w14:textId="77777777" w:rsidR="004E4D0A" w:rsidRDefault="004E4D0A" w:rsidP="004853C8">
            <w:pPr>
              <w:spacing w:before="0"/>
              <w:jc w:val="center"/>
              <w:cnfStyle w:val="000000000000" w:firstRow="0" w:lastRow="0" w:firstColumn="0" w:lastColumn="0" w:oddVBand="0" w:evenVBand="0" w:oddHBand="0" w:evenHBand="0" w:firstRowFirstColumn="0" w:firstRowLastColumn="0" w:lastRowFirstColumn="0" w:lastRowLastColumn="0"/>
            </w:pPr>
            <w:r>
              <w:t>A/B</w:t>
            </w:r>
          </w:p>
        </w:tc>
        <w:tc>
          <w:tcPr>
            <w:tcW w:w="1242" w:type="dxa"/>
            <w:shd w:val="clear" w:color="auto" w:fill="F2F2F2" w:themeFill="background1" w:themeFillShade="F2"/>
            <w:vAlign w:val="center"/>
          </w:tcPr>
          <w:p w14:paraId="1DF24370" w14:textId="61D8677B" w:rsidR="004E4D0A" w:rsidRDefault="004853C8" w:rsidP="004853C8">
            <w:pPr>
              <w:spacing w:before="0"/>
              <w:jc w:val="center"/>
              <w:cnfStyle w:val="000000000000" w:firstRow="0" w:lastRow="0" w:firstColumn="0" w:lastColumn="0" w:oddVBand="0" w:evenVBand="0" w:oddHBand="0" w:evenHBand="0" w:firstRowFirstColumn="0" w:firstRowLastColumn="0" w:lastRowFirstColumn="0" w:lastRowLastColumn="0"/>
            </w:pPr>
            <w:r>
              <w:t>-</w:t>
            </w:r>
          </w:p>
        </w:tc>
      </w:tr>
    </w:tbl>
    <w:p w14:paraId="2B017000" w14:textId="11503C4D" w:rsidR="00074DB1" w:rsidRDefault="00074DB1" w:rsidP="00074DB1"/>
    <w:p w14:paraId="71328065" w14:textId="29B4DE77" w:rsidR="00074DB1" w:rsidRPr="00EF67A5" w:rsidRDefault="00AA2F82" w:rsidP="00074DB1">
      <w:pPr>
        <w:pStyle w:val="ListParagraph"/>
        <w:numPr>
          <w:ilvl w:val="0"/>
          <w:numId w:val="21"/>
        </w:numPr>
        <w:rPr>
          <w:b/>
          <w:bCs/>
        </w:rPr>
      </w:pPr>
      <w:r>
        <w:rPr>
          <w:b/>
          <w:bCs/>
        </w:rPr>
        <w:t xml:space="preserve">Table 5.07.03 Lot Setbacks. </w:t>
      </w:r>
      <w:r>
        <w:rPr>
          <w:b/>
          <w:bCs/>
          <w:i/>
          <w:iCs/>
        </w:rPr>
        <w:t>(Figure 5.07.02 Lot Setbacks and Build-To Zone)</w:t>
      </w:r>
    </w:p>
    <w:tbl>
      <w:tblPr>
        <w:tblStyle w:val="GridTable1Light"/>
        <w:tblW w:w="8365" w:type="dxa"/>
        <w:tblLook w:val="04A0" w:firstRow="1" w:lastRow="0" w:firstColumn="1" w:lastColumn="0" w:noHBand="0" w:noVBand="1"/>
      </w:tblPr>
      <w:tblGrid>
        <w:gridCol w:w="2378"/>
        <w:gridCol w:w="1155"/>
        <w:gridCol w:w="1135"/>
        <w:gridCol w:w="1180"/>
        <w:gridCol w:w="1272"/>
        <w:gridCol w:w="1245"/>
      </w:tblGrid>
      <w:tr w:rsidR="00074DB1" w14:paraId="2467B8CF" w14:textId="77777777" w:rsidTr="00AA2F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vAlign w:val="center"/>
          </w:tcPr>
          <w:p w14:paraId="39749F13" w14:textId="74F5FA69" w:rsidR="00074DB1" w:rsidRDefault="00D83FA3" w:rsidP="00AA2F82">
            <w:r>
              <w:t>All building types</w:t>
            </w:r>
          </w:p>
        </w:tc>
        <w:tc>
          <w:tcPr>
            <w:tcW w:w="1038" w:type="dxa"/>
            <w:vAlign w:val="center"/>
          </w:tcPr>
          <w:p w14:paraId="4A076375" w14:textId="77777777" w:rsidR="00074DB1" w:rsidRDefault="00074DB1" w:rsidP="00AA2F82">
            <w:pPr>
              <w:jc w:val="center"/>
              <w:cnfStyle w:val="100000000000" w:firstRow="1" w:lastRow="0" w:firstColumn="0" w:lastColumn="0" w:oddVBand="0" w:evenVBand="0" w:oddHBand="0" w:evenHBand="0" w:firstRowFirstColumn="0" w:firstRowLastColumn="0" w:lastRowFirstColumn="0" w:lastRowLastColumn="0"/>
            </w:pPr>
            <w:r>
              <w:t>Min. Front (ft)</w:t>
            </w:r>
          </w:p>
        </w:tc>
        <w:tc>
          <w:tcPr>
            <w:tcW w:w="1156" w:type="dxa"/>
            <w:vAlign w:val="center"/>
          </w:tcPr>
          <w:p w14:paraId="187F6B41" w14:textId="77777777" w:rsidR="00074DB1" w:rsidRDefault="00074DB1" w:rsidP="00AA2F82">
            <w:pPr>
              <w:jc w:val="center"/>
              <w:cnfStyle w:val="100000000000" w:firstRow="1" w:lastRow="0" w:firstColumn="0" w:lastColumn="0" w:oddVBand="0" w:evenVBand="0" w:oddHBand="0" w:evenHBand="0" w:firstRowFirstColumn="0" w:firstRowLastColumn="0" w:lastRowFirstColumn="0" w:lastRowLastColumn="0"/>
            </w:pPr>
            <w:r>
              <w:t>Min. Rear (ft)</w:t>
            </w:r>
          </w:p>
        </w:tc>
        <w:tc>
          <w:tcPr>
            <w:tcW w:w="1193" w:type="dxa"/>
            <w:vAlign w:val="center"/>
          </w:tcPr>
          <w:p w14:paraId="6B4257BB" w14:textId="62B85CBE" w:rsidR="00074DB1" w:rsidRDefault="00074DB1" w:rsidP="00AA2F82">
            <w:pPr>
              <w:jc w:val="center"/>
              <w:cnfStyle w:val="100000000000" w:firstRow="1" w:lastRow="0" w:firstColumn="0" w:lastColumn="0" w:oddVBand="0" w:evenVBand="0" w:oddHBand="0" w:evenHBand="0" w:firstRowFirstColumn="0" w:firstRowLastColumn="0" w:lastRowFirstColumn="0" w:lastRowLastColumn="0"/>
            </w:pPr>
            <w:r>
              <w:t>Min. Side, Interior (ft)</w:t>
            </w:r>
          </w:p>
        </w:tc>
        <w:tc>
          <w:tcPr>
            <w:tcW w:w="1293" w:type="dxa"/>
            <w:vAlign w:val="center"/>
          </w:tcPr>
          <w:p w14:paraId="6B2C86D5" w14:textId="2C5DAD7E" w:rsidR="00074DB1" w:rsidRDefault="00074DB1" w:rsidP="00AA2F82">
            <w:pPr>
              <w:jc w:val="center"/>
              <w:cnfStyle w:val="100000000000" w:firstRow="1" w:lastRow="0" w:firstColumn="0" w:lastColumn="0" w:oddVBand="0" w:evenVBand="0" w:oddHBand="0" w:evenHBand="0" w:firstRowFirstColumn="0" w:firstRowLastColumn="0" w:lastRowFirstColumn="0" w:lastRowLastColumn="0"/>
            </w:pPr>
            <w:r>
              <w:t>Min. Side, Street (ft)</w:t>
            </w:r>
          </w:p>
        </w:tc>
        <w:tc>
          <w:tcPr>
            <w:tcW w:w="1260" w:type="dxa"/>
            <w:vAlign w:val="center"/>
          </w:tcPr>
          <w:p w14:paraId="263D9AC8" w14:textId="249BF7E8" w:rsidR="00074DB1" w:rsidRDefault="00AA2F82" w:rsidP="00AA2F82">
            <w:pPr>
              <w:jc w:val="center"/>
              <w:cnfStyle w:val="100000000000" w:firstRow="1" w:lastRow="0" w:firstColumn="0" w:lastColumn="0" w:oddVBand="0" w:evenVBand="0" w:oddHBand="0" w:evenHBand="0" w:firstRowFirstColumn="0" w:firstRowLastColumn="0" w:lastRowFirstColumn="0" w:lastRowLastColumn="0"/>
            </w:pPr>
            <w:r>
              <w:t xml:space="preserve">Interior </w:t>
            </w:r>
            <w:r>
              <w:rPr>
                <w:sz w:val="16"/>
                <w:szCs w:val="16"/>
              </w:rPr>
              <w:t>(ft. btwn buildings if multiple)</w:t>
            </w:r>
          </w:p>
        </w:tc>
      </w:tr>
      <w:tr w:rsidR="00074DB1" w14:paraId="35091CE5" w14:textId="77777777" w:rsidTr="00AA2F82">
        <w:tc>
          <w:tcPr>
            <w:cnfStyle w:val="001000000000" w:firstRow="0" w:lastRow="0" w:firstColumn="1" w:lastColumn="0" w:oddVBand="0" w:evenVBand="0" w:oddHBand="0" w:evenHBand="0" w:firstRowFirstColumn="0" w:firstRowLastColumn="0" w:lastRowFirstColumn="0" w:lastRowLastColumn="0"/>
            <w:tcW w:w="2425" w:type="dxa"/>
            <w:vAlign w:val="center"/>
          </w:tcPr>
          <w:p w14:paraId="3A29A1FC" w14:textId="3A3106EA" w:rsidR="00074DB1" w:rsidRDefault="00074DB1" w:rsidP="00AA2F82">
            <w:pPr>
              <w:spacing w:before="0"/>
            </w:pPr>
            <w:r>
              <w:t>Principal Structure(s)</w:t>
            </w:r>
          </w:p>
        </w:tc>
        <w:tc>
          <w:tcPr>
            <w:tcW w:w="1038" w:type="dxa"/>
            <w:vAlign w:val="center"/>
          </w:tcPr>
          <w:p w14:paraId="6A3810A5" w14:textId="297128C2" w:rsidR="00074DB1" w:rsidRDefault="7D49661B" w:rsidP="00AA2F82">
            <w:pPr>
              <w:spacing w:before="0"/>
              <w:jc w:val="center"/>
              <w:cnfStyle w:val="000000000000" w:firstRow="0" w:lastRow="0" w:firstColumn="0" w:lastColumn="0" w:oddVBand="0" w:evenVBand="0" w:oddHBand="0" w:evenHBand="0" w:firstRowFirstColumn="0" w:firstRowLastColumn="0" w:lastRowFirstColumn="0" w:lastRowLastColumn="0"/>
            </w:pPr>
            <w:r>
              <w:t>0</w:t>
            </w:r>
            <w:commentRangeStart w:id="6"/>
            <w:commentRangeStart w:id="7"/>
            <w:commentRangeEnd w:id="6"/>
            <w:r>
              <w:rPr>
                <w:rStyle w:val="CommentReference"/>
                <w:sz w:val="20"/>
                <w:szCs w:val="20"/>
              </w:rPr>
              <w:commentReference w:id="6"/>
            </w:r>
            <w:commentRangeEnd w:id="7"/>
            <w:r>
              <w:rPr>
                <w:rStyle w:val="CommentReference"/>
                <w:sz w:val="20"/>
                <w:szCs w:val="20"/>
              </w:rPr>
              <w:commentReference w:id="7"/>
            </w:r>
          </w:p>
        </w:tc>
        <w:tc>
          <w:tcPr>
            <w:tcW w:w="1156" w:type="dxa"/>
            <w:vAlign w:val="center"/>
          </w:tcPr>
          <w:p w14:paraId="03E36A74" w14:textId="1C8B9252" w:rsidR="00074DB1" w:rsidRDefault="00D83FA3" w:rsidP="00AA2F82">
            <w:pPr>
              <w:spacing w:before="0"/>
              <w:jc w:val="center"/>
              <w:cnfStyle w:val="000000000000" w:firstRow="0" w:lastRow="0" w:firstColumn="0" w:lastColumn="0" w:oddVBand="0" w:evenVBand="0" w:oddHBand="0" w:evenHBand="0" w:firstRowFirstColumn="0" w:firstRowLastColumn="0" w:lastRowFirstColumn="0" w:lastRowLastColumn="0"/>
            </w:pPr>
            <w:r>
              <w:t>0</w:t>
            </w:r>
          </w:p>
        </w:tc>
        <w:tc>
          <w:tcPr>
            <w:tcW w:w="1193" w:type="dxa"/>
            <w:vAlign w:val="center"/>
          </w:tcPr>
          <w:p w14:paraId="467795D1" w14:textId="0ABC9184" w:rsidR="00074DB1" w:rsidRDefault="00D83FA3" w:rsidP="00AA2F82">
            <w:pPr>
              <w:spacing w:before="0"/>
              <w:jc w:val="center"/>
              <w:cnfStyle w:val="000000000000" w:firstRow="0" w:lastRow="0" w:firstColumn="0" w:lastColumn="0" w:oddVBand="0" w:evenVBand="0" w:oddHBand="0" w:evenHBand="0" w:firstRowFirstColumn="0" w:firstRowLastColumn="0" w:lastRowFirstColumn="0" w:lastRowLastColumn="0"/>
            </w:pPr>
            <w:r>
              <w:t>0</w:t>
            </w:r>
          </w:p>
        </w:tc>
        <w:tc>
          <w:tcPr>
            <w:tcW w:w="1293" w:type="dxa"/>
            <w:vAlign w:val="center"/>
          </w:tcPr>
          <w:p w14:paraId="74BB5D2C" w14:textId="1EB97971" w:rsidR="00074DB1" w:rsidRDefault="00D83FA3" w:rsidP="00AA2F82">
            <w:pPr>
              <w:spacing w:before="0"/>
              <w:jc w:val="center"/>
              <w:cnfStyle w:val="000000000000" w:firstRow="0" w:lastRow="0" w:firstColumn="0" w:lastColumn="0" w:oddVBand="0" w:evenVBand="0" w:oddHBand="0" w:evenHBand="0" w:firstRowFirstColumn="0" w:firstRowLastColumn="0" w:lastRowFirstColumn="0" w:lastRowLastColumn="0"/>
            </w:pPr>
            <w:r>
              <w:t>5</w:t>
            </w:r>
          </w:p>
        </w:tc>
        <w:tc>
          <w:tcPr>
            <w:tcW w:w="1260" w:type="dxa"/>
            <w:vAlign w:val="center"/>
          </w:tcPr>
          <w:p w14:paraId="52F2508D" w14:textId="332D41F4" w:rsidR="00074DB1" w:rsidRDefault="00D83FA3" w:rsidP="00AA2F82">
            <w:pPr>
              <w:spacing w:before="0"/>
              <w:jc w:val="center"/>
              <w:cnfStyle w:val="000000000000" w:firstRow="0" w:lastRow="0" w:firstColumn="0" w:lastColumn="0" w:oddVBand="0" w:evenVBand="0" w:oddHBand="0" w:evenHBand="0" w:firstRowFirstColumn="0" w:firstRowLastColumn="0" w:lastRowFirstColumn="0" w:lastRowLastColumn="0"/>
            </w:pPr>
            <w:r>
              <w:t>0</w:t>
            </w:r>
          </w:p>
        </w:tc>
      </w:tr>
      <w:tr w:rsidR="00074DB1" w14:paraId="5EAAC97E" w14:textId="77777777" w:rsidTr="00AA2F82">
        <w:tc>
          <w:tcPr>
            <w:cnfStyle w:val="001000000000" w:firstRow="0" w:lastRow="0" w:firstColumn="1" w:lastColumn="0" w:oddVBand="0" w:evenVBand="0" w:oddHBand="0" w:evenHBand="0" w:firstRowFirstColumn="0" w:firstRowLastColumn="0" w:lastRowFirstColumn="0" w:lastRowLastColumn="0"/>
            <w:tcW w:w="2425" w:type="dxa"/>
            <w:vAlign w:val="center"/>
          </w:tcPr>
          <w:p w14:paraId="39A657B5" w14:textId="77777777" w:rsidR="00074DB1" w:rsidRDefault="00074DB1" w:rsidP="00AA2F82">
            <w:pPr>
              <w:spacing w:before="0"/>
            </w:pPr>
            <w:r>
              <w:t>Accessory Structure(s)</w:t>
            </w:r>
          </w:p>
        </w:tc>
        <w:tc>
          <w:tcPr>
            <w:tcW w:w="1038" w:type="dxa"/>
            <w:vAlign w:val="center"/>
          </w:tcPr>
          <w:p w14:paraId="3D7F7E6A" w14:textId="753565B4" w:rsidR="00074DB1" w:rsidRDefault="00D83FA3" w:rsidP="00AA2F82">
            <w:pPr>
              <w:spacing w:before="0"/>
              <w:jc w:val="center"/>
              <w:cnfStyle w:val="000000000000" w:firstRow="0" w:lastRow="0" w:firstColumn="0" w:lastColumn="0" w:oddVBand="0" w:evenVBand="0" w:oddHBand="0" w:evenHBand="0" w:firstRowFirstColumn="0" w:firstRowLastColumn="0" w:lastRowFirstColumn="0" w:lastRowLastColumn="0"/>
            </w:pPr>
            <w:r>
              <w:t>0</w:t>
            </w:r>
          </w:p>
        </w:tc>
        <w:tc>
          <w:tcPr>
            <w:tcW w:w="1156" w:type="dxa"/>
            <w:vAlign w:val="center"/>
          </w:tcPr>
          <w:p w14:paraId="5F21832B" w14:textId="317904DE" w:rsidR="00074DB1" w:rsidRDefault="00D83FA3" w:rsidP="00AA2F82">
            <w:pPr>
              <w:spacing w:before="0"/>
              <w:jc w:val="center"/>
              <w:cnfStyle w:val="000000000000" w:firstRow="0" w:lastRow="0" w:firstColumn="0" w:lastColumn="0" w:oddVBand="0" w:evenVBand="0" w:oddHBand="0" w:evenHBand="0" w:firstRowFirstColumn="0" w:firstRowLastColumn="0" w:lastRowFirstColumn="0" w:lastRowLastColumn="0"/>
            </w:pPr>
            <w:r>
              <w:t>0</w:t>
            </w:r>
          </w:p>
        </w:tc>
        <w:tc>
          <w:tcPr>
            <w:tcW w:w="1193" w:type="dxa"/>
            <w:vAlign w:val="center"/>
          </w:tcPr>
          <w:p w14:paraId="23B20095" w14:textId="7F2738C2" w:rsidR="00074DB1" w:rsidRDefault="00D83FA3" w:rsidP="00AA2F82">
            <w:pPr>
              <w:spacing w:before="0"/>
              <w:jc w:val="center"/>
              <w:cnfStyle w:val="000000000000" w:firstRow="0" w:lastRow="0" w:firstColumn="0" w:lastColumn="0" w:oddVBand="0" w:evenVBand="0" w:oddHBand="0" w:evenHBand="0" w:firstRowFirstColumn="0" w:firstRowLastColumn="0" w:lastRowFirstColumn="0" w:lastRowLastColumn="0"/>
            </w:pPr>
            <w:r>
              <w:t>0</w:t>
            </w:r>
          </w:p>
        </w:tc>
        <w:tc>
          <w:tcPr>
            <w:tcW w:w="1293" w:type="dxa"/>
            <w:vAlign w:val="center"/>
          </w:tcPr>
          <w:p w14:paraId="7ECD268C" w14:textId="4C74AD68" w:rsidR="00074DB1" w:rsidRDefault="00D83FA3" w:rsidP="00AA2F82">
            <w:pPr>
              <w:spacing w:before="0"/>
              <w:jc w:val="center"/>
              <w:cnfStyle w:val="000000000000" w:firstRow="0" w:lastRow="0" w:firstColumn="0" w:lastColumn="0" w:oddVBand="0" w:evenVBand="0" w:oddHBand="0" w:evenHBand="0" w:firstRowFirstColumn="0" w:firstRowLastColumn="0" w:lastRowFirstColumn="0" w:lastRowLastColumn="0"/>
            </w:pPr>
            <w:r>
              <w:t>5</w:t>
            </w:r>
          </w:p>
        </w:tc>
        <w:tc>
          <w:tcPr>
            <w:tcW w:w="1260" w:type="dxa"/>
            <w:vAlign w:val="center"/>
          </w:tcPr>
          <w:p w14:paraId="1F4CC192" w14:textId="6A47F8F1" w:rsidR="00074DB1" w:rsidRDefault="00D83FA3" w:rsidP="00AA2F82">
            <w:pPr>
              <w:spacing w:before="0"/>
              <w:jc w:val="center"/>
              <w:cnfStyle w:val="000000000000" w:firstRow="0" w:lastRow="0" w:firstColumn="0" w:lastColumn="0" w:oddVBand="0" w:evenVBand="0" w:oddHBand="0" w:evenHBand="0" w:firstRowFirstColumn="0" w:firstRowLastColumn="0" w:lastRowFirstColumn="0" w:lastRowLastColumn="0"/>
            </w:pPr>
            <w:r>
              <w:t>0</w:t>
            </w:r>
          </w:p>
        </w:tc>
      </w:tr>
      <w:tr w:rsidR="00D83FA3" w14:paraId="0450A0A2" w14:textId="77777777" w:rsidTr="00AA2F82">
        <w:tc>
          <w:tcPr>
            <w:cnfStyle w:val="001000000000" w:firstRow="0" w:lastRow="0" w:firstColumn="1" w:lastColumn="0" w:oddVBand="0" w:evenVBand="0" w:oddHBand="0" w:evenHBand="0" w:firstRowFirstColumn="0" w:firstRowLastColumn="0" w:lastRowFirstColumn="0" w:lastRowLastColumn="0"/>
            <w:tcW w:w="2425" w:type="dxa"/>
            <w:shd w:val="clear" w:color="auto" w:fill="F2F2F2" w:themeFill="background1" w:themeFillShade="F2"/>
          </w:tcPr>
          <w:p w14:paraId="5900BD3D" w14:textId="77777777" w:rsidR="00D83FA3" w:rsidRDefault="00D83FA3" w:rsidP="00AA2F82">
            <w:pPr>
              <w:spacing w:before="0"/>
            </w:pPr>
            <w:r>
              <w:t>Key</w:t>
            </w:r>
          </w:p>
        </w:tc>
        <w:tc>
          <w:tcPr>
            <w:tcW w:w="1038" w:type="dxa"/>
            <w:shd w:val="clear" w:color="auto" w:fill="F2F2F2" w:themeFill="background1" w:themeFillShade="F2"/>
          </w:tcPr>
          <w:p w14:paraId="0C68BE88" w14:textId="4FDA3E66" w:rsidR="00D83FA3" w:rsidRDefault="00D83FA3" w:rsidP="00AA2F82">
            <w:pPr>
              <w:spacing w:before="0"/>
              <w:jc w:val="center"/>
              <w:cnfStyle w:val="000000000000" w:firstRow="0" w:lastRow="0" w:firstColumn="0" w:lastColumn="0" w:oddVBand="0" w:evenVBand="0" w:oddHBand="0" w:evenHBand="0" w:firstRowFirstColumn="0" w:firstRowLastColumn="0" w:lastRowFirstColumn="0" w:lastRowLastColumn="0"/>
            </w:pPr>
            <w:r>
              <w:t>A</w:t>
            </w:r>
          </w:p>
        </w:tc>
        <w:tc>
          <w:tcPr>
            <w:tcW w:w="1156" w:type="dxa"/>
            <w:shd w:val="clear" w:color="auto" w:fill="F2F2F2" w:themeFill="background1" w:themeFillShade="F2"/>
          </w:tcPr>
          <w:p w14:paraId="29621411" w14:textId="0298A7A0" w:rsidR="00D83FA3" w:rsidRDefault="00D83FA3" w:rsidP="00AA2F82">
            <w:pPr>
              <w:spacing w:before="0"/>
              <w:jc w:val="center"/>
              <w:cnfStyle w:val="000000000000" w:firstRow="0" w:lastRow="0" w:firstColumn="0" w:lastColumn="0" w:oddVBand="0" w:evenVBand="0" w:oddHBand="0" w:evenHBand="0" w:firstRowFirstColumn="0" w:firstRowLastColumn="0" w:lastRowFirstColumn="0" w:lastRowLastColumn="0"/>
            </w:pPr>
            <w:r>
              <w:t>B</w:t>
            </w:r>
          </w:p>
        </w:tc>
        <w:tc>
          <w:tcPr>
            <w:tcW w:w="1193" w:type="dxa"/>
            <w:shd w:val="clear" w:color="auto" w:fill="F2F2F2" w:themeFill="background1" w:themeFillShade="F2"/>
          </w:tcPr>
          <w:p w14:paraId="32A88D8B" w14:textId="35634D10" w:rsidR="00D83FA3" w:rsidRDefault="00D83FA3" w:rsidP="00AA2F82">
            <w:pPr>
              <w:spacing w:before="0"/>
              <w:jc w:val="center"/>
              <w:cnfStyle w:val="000000000000" w:firstRow="0" w:lastRow="0" w:firstColumn="0" w:lastColumn="0" w:oddVBand="0" w:evenVBand="0" w:oddHBand="0" w:evenHBand="0" w:firstRowFirstColumn="0" w:firstRowLastColumn="0" w:lastRowFirstColumn="0" w:lastRowLastColumn="0"/>
            </w:pPr>
            <w:r>
              <w:t>C</w:t>
            </w:r>
          </w:p>
        </w:tc>
        <w:tc>
          <w:tcPr>
            <w:tcW w:w="1293" w:type="dxa"/>
            <w:shd w:val="clear" w:color="auto" w:fill="F2F2F2" w:themeFill="background1" w:themeFillShade="F2"/>
          </w:tcPr>
          <w:p w14:paraId="074ADE46" w14:textId="3D903189" w:rsidR="00D83FA3" w:rsidRDefault="00D83FA3" w:rsidP="00AA2F82">
            <w:pPr>
              <w:spacing w:before="0"/>
              <w:jc w:val="center"/>
              <w:cnfStyle w:val="000000000000" w:firstRow="0" w:lastRow="0" w:firstColumn="0" w:lastColumn="0" w:oddVBand="0" w:evenVBand="0" w:oddHBand="0" w:evenHBand="0" w:firstRowFirstColumn="0" w:firstRowLastColumn="0" w:lastRowFirstColumn="0" w:lastRowLastColumn="0"/>
            </w:pPr>
            <w:r>
              <w:t>D</w:t>
            </w:r>
          </w:p>
        </w:tc>
        <w:tc>
          <w:tcPr>
            <w:tcW w:w="1260" w:type="dxa"/>
            <w:shd w:val="clear" w:color="auto" w:fill="F2F2F2" w:themeFill="background1" w:themeFillShade="F2"/>
          </w:tcPr>
          <w:p w14:paraId="5E3DCF90" w14:textId="5FC933A1" w:rsidR="00D83FA3" w:rsidRDefault="00D83FA3" w:rsidP="00AA2F82">
            <w:pPr>
              <w:spacing w:before="0"/>
              <w:jc w:val="center"/>
              <w:cnfStyle w:val="000000000000" w:firstRow="0" w:lastRow="0" w:firstColumn="0" w:lastColumn="0" w:oddVBand="0" w:evenVBand="0" w:oddHBand="0" w:evenHBand="0" w:firstRowFirstColumn="0" w:firstRowLastColumn="0" w:lastRowFirstColumn="0" w:lastRowLastColumn="0"/>
            </w:pPr>
            <w:r>
              <w:t>E</w:t>
            </w:r>
          </w:p>
        </w:tc>
      </w:tr>
    </w:tbl>
    <w:p w14:paraId="242F07BF" w14:textId="4E261B22" w:rsidR="00074DB1" w:rsidRDefault="00074DB1" w:rsidP="00074DB1"/>
    <w:p w14:paraId="39697DE8" w14:textId="0489D750" w:rsidR="00AA2F82" w:rsidRPr="00EF67A5" w:rsidRDefault="00AA2F82" w:rsidP="00AA2F82">
      <w:pPr>
        <w:pStyle w:val="ListParagraph"/>
        <w:numPr>
          <w:ilvl w:val="0"/>
          <w:numId w:val="21"/>
        </w:numPr>
        <w:rPr>
          <w:b/>
          <w:bCs/>
        </w:rPr>
      </w:pPr>
      <w:r>
        <w:rPr>
          <w:b/>
          <w:bCs/>
        </w:rPr>
        <w:t xml:space="preserve">Table 5.07.04 Build-to Zone. </w:t>
      </w:r>
      <w:r>
        <w:rPr>
          <w:b/>
          <w:bCs/>
          <w:i/>
          <w:iCs/>
        </w:rPr>
        <w:t>(Figure 5.07.02 Lot Setbacks and Build-To Zone)</w:t>
      </w:r>
    </w:p>
    <w:tbl>
      <w:tblPr>
        <w:tblStyle w:val="GridTable1Light"/>
        <w:tblW w:w="8792" w:type="dxa"/>
        <w:tblInd w:w="607" w:type="dxa"/>
        <w:tblLook w:val="04A0" w:firstRow="1" w:lastRow="0" w:firstColumn="1" w:lastColumn="0" w:noHBand="0" w:noVBand="1"/>
      </w:tblPr>
      <w:tblGrid>
        <w:gridCol w:w="2319"/>
        <w:gridCol w:w="1227"/>
        <w:gridCol w:w="1219"/>
        <w:gridCol w:w="750"/>
        <w:gridCol w:w="1120"/>
        <w:gridCol w:w="1370"/>
        <w:gridCol w:w="787"/>
      </w:tblGrid>
      <w:tr w:rsidR="00AA2F82" w14:paraId="5E6D4A9D" w14:textId="77777777" w:rsidTr="00AA2F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9" w:type="dxa"/>
            <w:vAlign w:val="center"/>
          </w:tcPr>
          <w:p w14:paraId="1F1010DD" w14:textId="3FB2C021" w:rsidR="00AA2F82" w:rsidRDefault="00AA2F82" w:rsidP="00AA2F82">
            <w:pPr>
              <w:spacing w:before="0"/>
            </w:pPr>
            <w:r>
              <w:t>All Building Types</w:t>
            </w:r>
          </w:p>
        </w:tc>
        <w:tc>
          <w:tcPr>
            <w:tcW w:w="1227" w:type="dxa"/>
            <w:vAlign w:val="center"/>
          </w:tcPr>
          <w:p w14:paraId="231FC9FE" w14:textId="0A3F2E2C" w:rsidR="00AA2F82" w:rsidRDefault="00AA2F82" w:rsidP="00AA2F82">
            <w:pPr>
              <w:spacing w:before="0"/>
              <w:jc w:val="center"/>
              <w:cnfStyle w:val="100000000000" w:firstRow="1" w:lastRow="0" w:firstColumn="0" w:lastColumn="0" w:oddVBand="0" w:evenVBand="0" w:oddHBand="0" w:evenHBand="0" w:firstRowFirstColumn="0" w:firstRowLastColumn="0" w:lastRowFirstColumn="0" w:lastRowLastColumn="0"/>
            </w:pPr>
            <w:r>
              <w:t>BTZ  - Front (ft)</w:t>
            </w:r>
          </w:p>
        </w:tc>
        <w:tc>
          <w:tcPr>
            <w:tcW w:w="1219" w:type="dxa"/>
            <w:vAlign w:val="center"/>
          </w:tcPr>
          <w:p w14:paraId="4663B11F" w14:textId="5160B734" w:rsidR="00AA2F82" w:rsidRDefault="00AA2F82" w:rsidP="00AA2F82">
            <w:pPr>
              <w:spacing w:before="0"/>
              <w:jc w:val="center"/>
              <w:cnfStyle w:val="100000000000" w:firstRow="1" w:lastRow="0" w:firstColumn="0" w:lastColumn="0" w:oddVBand="0" w:evenVBand="0" w:oddHBand="0" w:evenHBand="0" w:firstRowFirstColumn="0" w:firstRowLastColumn="0" w:lastRowFirstColumn="0" w:lastRowLastColumn="0"/>
            </w:pPr>
            <w:r>
              <w:t>Front (%)</w:t>
            </w:r>
          </w:p>
        </w:tc>
        <w:tc>
          <w:tcPr>
            <w:tcW w:w="750" w:type="dxa"/>
            <w:shd w:val="clear" w:color="auto" w:fill="F2F2F2" w:themeFill="background1" w:themeFillShade="F2"/>
            <w:vAlign w:val="center"/>
          </w:tcPr>
          <w:p w14:paraId="798ECCFF" w14:textId="5575CCD7" w:rsidR="00AA2F82" w:rsidRDefault="00AA2F82" w:rsidP="00AA2F82">
            <w:pPr>
              <w:spacing w:before="0"/>
              <w:jc w:val="center"/>
              <w:cnfStyle w:val="100000000000" w:firstRow="1" w:lastRow="0" w:firstColumn="0" w:lastColumn="0" w:oddVBand="0" w:evenVBand="0" w:oddHBand="0" w:evenHBand="0" w:firstRowFirstColumn="0" w:firstRowLastColumn="0" w:lastRowFirstColumn="0" w:lastRowLastColumn="0"/>
            </w:pPr>
            <w:r>
              <w:t>Key</w:t>
            </w:r>
          </w:p>
        </w:tc>
        <w:tc>
          <w:tcPr>
            <w:tcW w:w="1120" w:type="dxa"/>
            <w:vAlign w:val="center"/>
          </w:tcPr>
          <w:p w14:paraId="039D670F" w14:textId="2340331E" w:rsidR="00AA2F82" w:rsidRDefault="00AA2F82" w:rsidP="00AA2F82">
            <w:pPr>
              <w:spacing w:before="0"/>
              <w:jc w:val="center"/>
              <w:cnfStyle w:val="100000000000" w:firstRow="1" w:lastRow="0" w:firstColumn="0" w:lastColumn="0" w:oddVBand="0" w:evenVBand="0" w:oddHBand="0" w:evenHBand="0" w:firstRowFirstColumn="0" w:firstRowLastColumn="0" w:lastRowFirstColumn="0" w:lastRowLastColumn="0"/>
            </w:pPr>
            <w:r>
              <w:t>BTZ – Side Street (ft)</w:t>
            </w:r>
          </w:p>
        </w:tc>
        <w:tc>
          <w:tcPr>
            <w:tcW w:w="1370" w:type="dxa"/>
            <w:vAlign w:val="center"/>
          </w:tcPr>
          <w:p w14:paraId="765B5190" w14:textId="1FACD457" w:rsidR="00AA2F82" w:rsidRDefault="00AA2F82" w:rsidP="00AA2F82">
            <w:pPr>
              <w:spacing w:before="0"/>
              <w:jc w:val="center"/>
              <w:cnfStyle w:val="100000000000" w:firstRow="1" w:lastRow="0" w:firstColumn="0" w:lastColumn="0" w:oddVBand="0" w:evenVBand="0" w:oddHBand="0" w:evenHBand="0" w:firstRowFirstColumn="0" w:firstRowLastColumn="0" w:lastRowFirstColumn="0" w:lastRowLastColumn="0"/>
            </w:pPr>
            <w:r>
              <w:t>Side Street (%)</w:t>
            </w:r>
          </w:p>
        </w:tc>
        <w:tc>
          <w:tcPr>
            <w:tcW w:w="787" w:type="dxa"/>
            <w:shd w:val="clear" w:color="auto" w:fill="F2F2F2" w:themeFill="background1" w:themeFillShade="F2"/>
            <w:vAlign w:val="center"/>
          </w:tcPr>
          <w:p w14:paraId="2854F5FA" w14:textId="6AD03BBA" w:rsidR="00AA2F82" w:rsidRDefault="00AA2F82" w:rsidP="00AA2F82">
            <w:pPr>
              <w:spacing w:before="0"/>
              <w:jc w:val="center"/>
              <w:cnfStyle w:val="100000000000" w:firstRow="1" w:lastRow="0" w:firstColumn="0" w:lastColumn="0" w:oddVBand="0" w:evenVBand="0" w:oddHBand="0" w:evenHBand="0" w:firstRowFirstColumn="0" w:firstRowLastColumn="0" w:lastRowFirstColumn="0" w:lastRowLastColumn="0"/>
            </w:pPr>
            <w:r>
              <w:t>Key</w:t>
            </w:r>
          </w:p>
        </w:tc>
      </w:tr>
      <w:tr w:rsidR="00AA2F82" w14:paraId="1E07C33C" w14:textId="77777777" w:rsidTr="00AA2F82">
        <w:tc>
          <w:tcPr>
            <w:cnfStyle w:val="001000000000" w:firstRow="0" w:lastRow="0" w:firstColumn="1" w:lastColumn="0" w:oddVBand="0" w:evenVBand="0" w:oddHBand="0" w:evenHBand="0" w:firstRowFirstColumn="0" w:firstRowLastColumn="0" w:lastRowFirstColumn="0" w:lastRowLastColumn="0"/>
            <w:tcW w:w="2319" w:type="dxa"/>
          </w:tcPr>
          <w:p w14:paraId="21D45E3A" w14:textId="0B9642C5" w:rsidR="00AA2F82" w:rsidRDefault="00AA2F82" w:rsidP="00AA2F82">
            <w:pPr>
              <w:spacing w:before="0"/>
            </w:pPr>
            <w:r>
              <w:t>Principal Structure(s)</w:t>
            </w:r>
          </w:p>
        </w:tc>
        <w:tc>
          <w:tcPr>
            <w:tcW w:w="1227" w:type="dxa"/>
            <w:vAlign w:val="center"/>
          </w:tcPr>
          <w:p w14:paraId="08D4D4B1" w14:textId="0CFBAF7D" w:rsidR="00AA2F82" w:rsidRDefault="00AA2F82" w:rsidP="00AA2F82">
            <w:pPr>
              <w:spacing w:before="0"/>
              <w:jc w:val="center"/>
              <w:cnfStyle w:val="000000000000" w:firstRow="0" w:lastRow="0" w:firstColumn="0" w:lastColumn="0" w:oddVBand="0" w:evenVBand="0" w:oddHBand="0" w:evenHBand="0" w:firstRowFirstColumn="0" w:firstRowLastColumn="0" w:lastRowFirstColumn="0" w:lastRowLastColumn="0"/>
            </w:pPr>
            <w:r>
              <w:t>5</w:t>
            </w:r>
          </w:p>
        </w:tc>
        <w:tc>
          <w:tcPr>
            <w:tcW w:w="1219" w:type="dxa"/>
            <w:vAlign w:val="center"/>
          </w:tcPr>
          <w:p w14:paraId="6B2F8DD7" w14:textId="1594CEF9" w:rsidR="00AA2F82" w:rsidRDefault="00AA2F82" w:rsidP="00AA2F82">
            <w:pPr>
              <w:spacing w:before="0"/>
              <w:jc w:val="center"/>
              <w:cnfStyle w:val="000000000000" w:firstRow="0" w:lastRow="0" w:firstColumn="0" w:lastColumn="0" w:oddVBand="0" w:evenVBand="0" w:oddHBand="0" w:evenHBand="0" w:firstRowFirstColumn="0" w:firstRowLastColumn="0" w:lastRowFirstColumn="0" w:lastRowLastColumn="0"/>
            </w:pPr>
            <w:r>
              <w:t>70</w:t>
            </w:r>
          </w:p>
        </w:tc>
        <w:tc>
          <w:tcPr>
            <w:tcW w:w="750" w:type="dxa"/>
            <w:shd w:val="clear" w:color="auto" w:fill="F2F2F2" w:themeFill="background1" w:themeFillShade="F2"/>
            <w:vAlign w:val="center"/>
          </w:tcPr>
          <w:p w14:paraId="1A6168D8" w14:textId="77777777" w:rsidR="00AA2F82" w:rsidRDefault="00AA2F82" w:rsidP="00AA2F82">
            <w:pPr>
              <w:spacing w:before="0"/>
              <w:jc w:val="center"/>
              <w:cnfStyle w:val="000000000000" w:firstRow="0" w:lastRow="0" w:firstColumn="0" w:lastColumn="0" w:oddVBand="0" w:evenVBand="0" w:oddHBand="0" w:evenHBand="0" w:firstRowFirstColumn="0" w:firstRowLastColumn="0" w:lastRowFirstColumn="0" w:lastRowLastColumn="0"/>
            </w:pPr>
            <w:r>
              <w:t>F</w:t>
            </w:r>
          </w:p>
        </w:tc>
        <w:tc>
          <w:tcPr>
            <w:tcW w:w="1120" w:type="dxa"/>
            <w:vAlign w:val="center"/>
          </w:tcPr>
          <w:p w14:paraId="0B4AE8DC" w14:textId="2CEE15C4" w:rsidR="00AA2F82" w:rsidRDefault="00AA2F82" w:rsidP="00AA2F82">
            <w:pPr>
              <w:spacing w:before="0"/>
              <w:jc w:val="center"/>
              <w:cnfStyle w:val="000000000000" w:firstRow="0" w:lastRow="0" w:firstColumn="0" w:lastColumn="0" w:oddVBand="0" w:evenVBand="0" w:oddHBand="0" w:evenHBand="0" w:firstRowFirstColumn="0" w:firstRowLastColumn="0" w:lastRowFirstColumn="0" w:lastRowLastColumn="0"/>
            </w:pPr>
            <w:r>
              <w:t>5</w:t>
            </w:r>
          </w:p>
        </w:tc>
        <w:tc>
          <w:tcPr>
            <w:tcW w:w="1370" w:type="dxa"/>
            <w:vAlign w:val="center"/>
          </w:tcPr>
          <w:p w14:paraId="25FFE3FD" w14:textId="48875815" w:rsidR="00AA2F82" w:rsidRDefault="00AA2F82" w:rsidP="00AA2F82">
            <w:pPr>
              <w:spacing w:before="0"/>
              <w:jc w:val="center"/>
              <w:cnfStyle w:val="000000000000" w:firstRow="0" w:lastRow="0" w:firstColumn="0" w:lastColumn="0" w:oddVBand="0" w:evenVBand="0" w:oddHBand="0" w:evenHBand="0" w:firstRowFirstColumn="0" w:firstRowLastColumn="0" w:lastRowFirstColumn="0" w:lastRowLastColumn="0"/>
            </w:pPr>
            <w:r>
              <w:t>50</w:t>
            </w:r>
          </w:p>
        </w:tc>
        <w:tc>
          <w:tcPr>
            <w:tcW w:w="787" w:type="dxa"/>
            <w:shd w:val="clear" w:color="auto" w:fill="F2F2F2" w:themeFill="background1" w:themeFillShade="F2"/>
            <w:vAlign w:val="center"/>
          </w:tcPr>
          <w:p w14:paraId="64DA1941" w14:textId="77777777" w:rsidR="00AA2F82" w:rsidRDefault="00AA2F82" w:rsidP="00AA2F82">
            <w:pPr>
              <w:spacing w:before="0"/>
              <w:jc w:val="center"/>
              <w:cnfStyle w:val="000000000000" w:firstRow="0" w:lastRow="0" w:firstColumn="0" w:lastColumn="0" w:oddVBand="0" w:evenVBand="0" w:oddHBand="0" w:evenHBand="0" w:firstRowFirstColumn="0" w:firstRowLastColumn="0" w:lastRowFirstColumn="0" w:lastRowLastColumn="0"/>
            </w:pPr>
            <w:r>
              <w:t>G</w:t>
            </w:r>
          </w:p>
        </w:tc>
      </w:tr>
      <w:tr w:rsidR="00AA2F82" w14:paraId="0018381E" w14:textId="77777777" w:rsidTr="00AA2F82">
        <w:tc>
          <w:tcPr>
            <w:cnfStyle w:val="001000000000" w:firstRow="0" w:lastRow="0" w:firstColumn="1" w:lastColumn="0" w:oddVBand="0" w:evenVBand="0" w:oddHBand="0" w:evenHBand="0" w:firstRowFirstColumn="0" w:firstRowLastColumn="0" w:lastRowFirstColumn="0" w:lastRowLastColumn="0"/>
            <w:tcW w:w="2319" w:type="dxa"/>
          </w:tcPr>
          <w:p w14:paraId="5CF52F94" w14:textId="3732AD6F" w:rsidR="00AA2F82" w:rsidRDefault="00AA2F82" w:rsidP="00AA2F82">
            <w:pPr>
              <w:spacing w:before="0"/>
            </w:pPr>
            <w:r>
              <w:t>Accessory Structure(s)</w:t>
            </w:r>
          </w:p>
        </w:tc>
        <w:tc>
          <w:tcPr>
            <w:tcW w:w="1227" w:type="dxa"/>
          </w:tcPr>
          <w:p w14:paraId="06E9282F" w14:textId="48667A84" w:rsidR="00AA2F82" w:rsidRDefault="00AA2F82" w:rsidP="00AA2F82">
            <w:pPr>
              <w:spacing w:before="0"/>
              <w:jc w:val="center"/>
              <w:cnfStyle w:val="000000000000" w:firstRow="0" w:lastRow="0" w:firstColumn="0" w:lastColumn="0" w:oddVBand="0" w:evenVBand="0" w:oddHBand="0" w:evenHBand="0" w:firstRowFirstColumn="0" w:firstRowLastColumn="0" w:lastRowFirstColumn="0" w:lastRowLastColumn="0"/>
            </w:pPr>
            <w:r>
              <w:t>None established</w:t>
            </w:r>
          </w:p>
        </w:tc>
        <w:tc>
          <w:tcPr>
            <w:tcW w:w="1219" w:type="dxa"/>
            <w:vAlign w:val="center"/>
          </w:tcPr>
          <w:p w14:paraId="452F258B" w14:textId="67F0408C" w:rsidR="00AA2F82" w:rsidRDefault="00AA2F82" w:rsidP="00AA2F82">
            <w:pPr>
              <w:spacing w:before="0"/>
              <w:jc w:val="center"/>
              <w:cnfStyle w:val="000000000000" w:firstRow="0" w:lastRow="0" w:firstColumn="0" w:lastColumn="0" w:oddVBand="0" w:evenVBand="0" w:oddHBand="0" w:evenHBand="0" w:firstRowFirstColumn="0" w:firstRowLastColumn="0" w:lastRowFirstColumn="0" w:lastRowLastColumn="0"/>
            </w:pPr>
            <w:r>
              <w:t>n/a</w:t>
            </w:r>
          </w:p>
        </w:tc>
        <w:tc>
          <w:tcPr>
            <w:tcW w:w="750" w:type="dxa"/>
            <w:shd w:val="clear" w:color="auto" w:fill="F2F2F2" w:themeFill="background1" w:themeFillShade="F2"/>
            <w:vAlign w:val="center"/>
          </w:tcPr>
          <w:p w14:paraId="7177B294" w14:textId="77777777" w:rsidR="00AA2F82" w:rsidRDefault="00AA2F82" w:rsidP="00AA2F82">
            <w:pPr>
              <w:spacing w:before="0"/>
              <w:jc w:val="center"/>
              <w:cnfStyle w:val="000000000000" w:firstRow="0" w:lastRow="0" w:firstColumn="0" w:lastColumn="0" w:oddVBand="0" w:evenVBand="0" w:oddHBand="0" w:evenHBand="0" w:firstRowFirstColumn="0" w:firstRowLastColumn="0" w:lastRowFirstColumn="0" w:lastRowLastColumn="0"/>
            </w:pPr>
            <w:r>
              <w:t>F</w:t>
            </w:r>
          </w:p>
        </w:tc>
        <w:tc>
          <w:tcPr>
            <w:tcW w:w="1120" w:type="dxa"/>
            <w:vAlign w:val="center"/>
          </w:tcPr>
          <w:p w14:paraId="0749C96B" w14:textId="3EAE4ABE" w:rsidR="00AA2F82" w:rsidRDefault="00AA2F82" w:rsidP="00AA2F82">
            <w:pPr>
              <w:spacing w:before="0"/>
              <w:jc w:val="center"/>
              <w:cnfStyle w:val="000000000000" w:firstRow="0" w:lastRow="0" w:firstColumn="0" w:lastColumn="0" w:oddVBand="0" w:evenVBand="0" w:oddHBand="0" w:evenHBand="0" w:firstRowFirstColumn="0" w:firstRowLastColumn="0" w:lastRowFirstColumn="0" w:lastRowLastColumn="0"/>
            </w:pPr>
            <w:r>
              <w:t>5</w:t>
            </w:r>
          </w:p>
        </w:tc>
        <w:tc>
          <w:tcPr>
            <w:tcW w:w="1370" w:type="dxa"/>
            <w:vAlign w:val="center"/>
          </w:tcPr>
          <w:p w14:paraId="3342439C" w14:textId="53D4017C" w:rsidR="00AA2F82" w:rsidRDefault="00AA2F82" w:rsidP="00AA2F82">
            <w:pPr>
              <w:spacing w:before="0"/>
              <w:jc w:val="center"/>
              <w:cnfStyle w:val="000000000000" w:firstRow="0" w:lastRow="0" w:firstColumn="0" w:lastColumn="0" w:oddVBand="0" w:evenVBand="0" w:oddHBand="0" w:evenHBand="0" w:firstRowFirstColumn="0" w:firstRowLastColumn="0" w:lastRowFirstColumn="0" w:lastRowLastColumn="0"/>
            </w:pPr>
            <w:r>
              <w:t>n/a</w:t>
            </w:r>
          </w:p>
        </w:tc>
        <w:tc>
          <w:tcPr>
            <w:tcW w:w="787" w:type="dxa"/>
            <w:shd w:val="clear" w:color="auto" w:fill="F2F2F2" w:themeFill="background1" w:themeFillShade="F2"/>
          </w:tcPr>
          <w:p w14:paraId="180AC5C3" w14:textId="77777777" w:rsidR="00AA2F82" w:rsidRDefault="00AA2F82" w:rsidP="00AA2F82">
            <w:pPr>
              <w:spacing w:before="0"/>
              <w:jc w:val="center"/>
              <w:cnfStyle w:val="000000000000" w:firstRow="0" w:lastRow="0" w:firstColumn="0" w:lastColumn="0" w:oddVBand="0" w:evenVBand="0" w:oddHBand="0" w:evenHBand="0" w:firstRowFirstColumn="0" w:firstRowLastColumn="0" w:lastRowFirstColumn="0" w:lastRowLastColumn="0"/>
            </w:pPr>
            <w:r>
              <w:t>G</w:t>
            </w:r>
          </w:p>
        </w:tc>
      </w:tr>
    </w:tbl>
    <w:p w14:paraId="67B188CE" w14:textId="77777777" w:rsidR="00AA2F82" w:rsidRDefault="00AA2F82" w:rsidP="00AA2F82">
      <w:pPr>
        <w:pStyle w:val="ListParagraph"/>
        <w:spacing w:before="0" w:line="240" w:lineRule="auto"/>
        <w:contextualSpacing w:val="0"/>
        <w:rPr>
          <w:b/>
          <w:bCs/>
        </w:rPr>
      </w:pPr>
    </w:p>
    <w:p w14:paraId="3B48FA43" w14:textId="593BD6F0" w:rsidR="00074DB1" w:rsidRPr="00EF67A5" w:rsidRDefault="00AA2F82" w:rsidP="00AA2F82">
      <w:pPr>
        <w:pStyle w:val="ListParagraph"/>
        <w:numPr>
          <w:ilvl w:val="0"/>
          <w:numId w:val="21"/>
        </w:numPr>
        <w:rPr>
          <w:b/>
          <w:bCs/>
        </w:rPr>
      </w:pPr>
      <w:r>
        <w:rPr>
          <w:b/>
          <w:bCs/>
        </w:rPr>
        <w:lastRenderedPageBreak/>
        <w:t xml:space="preserve">Table 5.07.05 Building Height. </w:t>
      </w:r>
      <w:r>
        <w:rPr>
          <w:b/>
          <w:bCs/>
          <w:i/>
          <w:iCs/>
        </w:rPr>
        <w:t xml:space="preserve"> (Figure 5.07.03 Building Height)</w:t>
      </w:r>
    </w:p>
    <w:tbl>
      <w:tblPr>
        <w:tblStyle w:val="GridTable1Light"/>
        <w:tblW w:w="6494" w:type="dxa"/>
        <w:tblInd w:w="607" w:type="dxa"/>
        <w:tblLook w:val="04A0" w:firstRow="1" w:lastRow="0" w:firstColumn="1" w:lastColumn="0" w:noHBand="0" w:noVBand="1"/>
      </w:tblPr>
      <w:tblGrid>
        <w:gridCol w:w="2394"/>
        <w:gridCol w:w="1083"/>
        <w:gridCol w:w="681"/>
        <w:gridCol w:w="1260"/>
        <w:gridCol w:w="1076"/>
      </w:tblGrid>
      <w:tr w:rsidR="00074DB1" w14:paraId="41BDBD5E" w14:textId="77777777" w:rsidTr="007F7F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79B5A7F0" w14:textId="77777777" w:rsidR="00074DB1" w:rsidRDefault="00074DB1" w:rsidP="007F7F74">
            <w:pPr>
              <w:spacing w:before="0"/>
            </w:pPr>
          </w:p>
        </w:tc>
        <w:tc>
          <w:tcPr>
            <w:tcW w:w="1083" w:type="dxa"/>
            <w:vAlign w:val="center"/>
          </w:tcPr>
          <w:p w14:paraId="48F8ACF4" w14:textId="77777777" w:rsidR="00074DB1" w:rsidRDefault="00074DB1" w:rsidP="007F7F74">
            <w:pPr>
              <w:spacing w:before="0"/>
              <w:jc w:val="center"/>
              <w:cnfStyle w:val="100000000000" w:firstRow="1" w:lastRow="0" w:firstColumn="0" w:lastColumn="0" w:oddVBand="0" w:evenVBand="0" w:oddHBand="0" w:evenHBand="0" w:firstRowFirstColumn="0" w:firstRowLastColumn="0" w:lastRowFirstColumn="0" w:lastRowLastColumn="0"/>
            </w:pPr>
            <w:r>
              <w:t>Max Height (ft)</w:t>
            </w:r>
          </w:p>
        </w:tc>
        <w:tc>
          <w:tcPr>
            <w:tcW w:w="681" w:type="dxa"/>
            <w:shd w:val="clear" w:color="auto" w:fill="F2F2F2" w:themeFill="background1" w:themeFillShade="F2"/>
            <w:vAlign w:val="center"/>
          </w:tcPr>
          <w:p w14:paraId="070FF5C5" w14:textId="77777777" w:rsidR="00074DB1" w:rsidRDefault="00074DB1" w:rsidP="007F7F74">
            <w:pPr>
              <w:spacing w:before="0"/>
              <w:jc w:val="center"/>
              <w:cnfStyle w:val="100000000000" w:firstRow="1" w:lastRow="0" w:firstColumn="0" w:lastColumn="0" w:oddVBand="0" w:evenVBand="0" w:oddHBand="0" w:evenHBand="0" w:firstRowFirstColumn="0" w:firstRowLastColumn="0" w:lastRowFirstColumn="0" w:lastRowLastColumn="0"/>
            </w:pPr>
            <w:r>
              <w:t>Key</w:t>
            </w:r>
          </w:p>
        </w:tc>
        <w:tc>
          <w:tcPr>
            <w:tcW w:w="1260" w:type="dxa"/>
            <w:vAlign w:val="center"/>
          </w:tcPr>
          <w:p w14:paraId="0A5433FA" w14:textId="77777777" w:rsidR="00074DB1" w:rsidRDefault="00074DB1" w:rsidP="007F7F74">
            <w:pPr>
              <w:spacing w:before="0"/>
              <w:jc w:val="center"/>
              <w:cnfStyle w:val="100000000000" w:firstRow="1" w:lastRow="0" w:firstColumn="0" w:lastColumn="0" w:oddVBand="0" w:evenVBand="0" w:oddHBand="0" w:evenHBand="0" w:firstRowFirstColumn="0" w:firstRowLastColumn="0" w:lastRowFirstColumn="0" w:lastRowLastColumn="0"/>
            </w:pPr>
            <w:r>
              <w:t>Max Height, First Story</w:t>
            </w:r>
          </w:p>
        </w:tc>
        <w:tc>
          <w:tcPr>
            <w:tcW w:w="1076" w:type="dxa"/>
            <w:shd w:val="clear" w:color="auto" w:fill="F2F2F2" w:themeFill="background1" w:themeFillShade="F2"/>
            <w:vAlign w:val="center"/>
          </w:tcPr>
          <w:p w14:paraId="5B5AB424" w14:textId="77777777" w:rsidR="00074DB1" w:rsidRDefault="00074DB1" w:rsidP="007F7F74">
            <w:pPr>
              <w:spacing w:before="0"/>
              <w:jc w:val="center"/>
              <w:cnfStyle w:val="100000000000" w:firstRow="1" w:lastRow="0" w:firstColumn="0" w:lastColumn="0" w:oddVBand="0" w:evenVBand="0" w:oddHBand="0" w:evenHBand="0" w:firstRowFirstColumn="0" w:firstRowLastColumn="0" w:lastRowFirstColumn="0" w:lastRowLastColumn="0"/>
            </w:pPr>
            <w:r>
              <w:t>Key</w:t>
            </w:r>
          </w:p>
        </w:tc>
      </w:tr>
      <w:tr w:rsidR="00074DB1" w14:paraId="4B6AD7B8" w14:textId="77777777" w:rsidTr="007F7F74">
        <w:tc>
          <w:tcPr>
            <w:cnfStyle w:val="001000000000" w:firstRow="0" w:lastRow="0" w:firstColumn="1" w:lastColumn="0" w:oddVBand="0" w:evenVBand="0" w:oddHBand="0" w:evenHBand="0" w:firstRowFirstColumn="0" w:firstRowLastColumn="0" w:lastRowFirstColumn="0" w:lastRowLastColumn="0"/>
            <w:tcW w:w="2394" w:type="dxa"/>
          </w:tcPr>
          <w:p w14:paraId="27169565" w14:textId="6B07EC76" w:rsidR="00074DB1" w:rsidRDefault="00074DB1" w:rsidP="007F7F74">
            <w:pPr>
              <w:spacing w:before="0"/>
            </w:pPr>
            <w:r>
              <w:t>Principal Structure(s)</w:t>
            </w:r>
          </w:p>
        </w:tc>
        <w:tc>
          <w:tcPr>
            <w:tcW w:w="1083" w:type="dxa"/>
            <w:vAlign w:val="center"/>
          </w:tcPr>
          <w:p w14:paraId="286DF9CB" w14:textId="028E8BBD" w:rsidR="00074DB1" w:rsidRDefault="00AD0FBB" w:rsidP="007F7F74">
            <w:pPr>
              <w:spacing w:before="0"/>
              <w:jc w:val="center"/>
              <w:cnfStyle w:val="000000000000" w:firstRow="0" w:lastRow="0" w:firstColumn="0" w:lastColumn="0" w:oddVBand="0" w:evenVBand="0" w:oddHBand="0" w:evenHBand="0" w:firstRowFirstColumn="0" w:firstRowLastColumn="0" w:lastRowFirstColumn="0" w:lastRowLastColumn="0"/>
            </w:pPr>
            <w:r>
              <w:t>No maximum</w:t>
            </w:r>
          </w:p>
        </w:tc>
        <w:tc>
          <w:tcPr>
            <w:tcW w:w="681" w:type="dxa"/>
            <w:shd w:val="clear" w:color="auto" w:fill="F2F2F2" w:themeFill="background1" w:themeFillShade="F2"/>
            <w:vAlign w:val="center"/>
          </w:tcPr>
          <w:p w14:paraId="1E1499C5" w14:textId="266E71EF" w:rsidR="00074DB1" w:rsidRDefault="00AD0FBB" w:rsidP="007F7F74">
            <w:pPr>
              <w:spacing w:before="0"/>
              <w:jc w:val="center"/>
              <w:cnfStyle w:val="000000000000" w:firstRow="0" w:lastRow="0" w:firstColumn="0" w:lastColumn="0" w:oddVBand="0" w:evenVBand="0" w:oddHBand="0" w:evenHBand="0" w:firstRowFirstColumn="0" w:firstRowLastColumn="0" w:lastRowFirstColumn="0" w:lastRowLastColumn="0"/>
            </w:pPr>
            <w:r>
              <w:t>A</w:t>
            </w:r>
          </w:p>
        </w:tc>
        <w:tc>
          <w:tcPr>
            <w:tcW w:w="1260" w:type="dxa"/>
            <w:vAlign w:val="center"/>
          </w:tcPr>
          <w:p w14:paraId="175BD6D0" w14:textId="1C68EA7C" w:rsidR="00074DB1" w:rsidRDefault="00AD0FBB" w:rsidP="007F7F74">
            <w:pPr>
              <w:spacing w:before="0"/>
              <w:jc w:val="center"/>
              <w:cnfStyle w:val="000000000000" w:firstRow="0" w:lastRow="0" w:firstColumn="0" w:lastColumn="0" w:oddVBand="0" w:evenVBand="0" w:oddHBand="0" w:evenHBand="0" w:firstRowFirstColumn="0" w:firstRowLastColumn="0" w:lastRowFirstColumn="0" w:lastRowLastColumn="0"/>
            </w:pPr>
            <w:r>
              <w:t>15</w:t>
            </w:r>
          </w:p>
        </w:tc>
        <w:tc>
          <w:tcPr>
            <w:tcW w:w="1076" w:type="dxa"/>
            <w:shd w:val="clear" w:color="auto" w:fill="F2F2F2" w:themeFill="background1" w:themeFillShade="F2"/>
            <w:vAlign w:val="center"/>
          </w:tcPr>
          <w:p w14:paraId="394C9E8A" w14:textId="36656946" w:rsidR="00074DB1" w:rsidRDefault="00AD0FBB" w:rsidP="007F7F74">
            <w:pPr>
              <w:spacing w:before="0"/>
              <w:jc w:val="center"/>
              <w:cnfStyle w:val="000000000000" w:firstRow="0" w:lastRow="0" w:firstColumn="0" w:lastColumn="0" w:oddVBand="0" w:evenVBand="0" w:oddHBand="0" w:evenHBand="0" w:firstRowFirstColumn="0" w:firstRowLastColumn="0" w:lastRowFirstColumn="0" w:lastRowLastColumn="0"/>
            </w:pPr>
            <w:r>
              <w:t>B</w:t>
            </w:r>
          </w:p>
        </w:tc>
      </w:tr>
      <w:tr w:rsidR="00074DB1" w14:paraId="1C2F1195" w14:textId="77777777" w:rsidTr="007F7F74">
        <w:tc>
          <w:tcPr>
            <w:cnfStyle w:val="001000000000" w:firstRow="0" w:lastRow="0" w:firstColumn="1" w:lastColumn="0" w:oddVBand="0" w:evenVBand="0" w:oddHBand="0" w:evenHBand="0" w:firstRowFirstColumn="0" w:firstRowLastColumn="0" w:lastRowFirstColumn="0" w:lastRowLastColumn="0"/>
            <w:tcW w:w="2394" w:type="dxa"/>
          </w:tcPr>
          <w:p w14:paraId="5CE2818A" w14:textId="77777777" w:rsidR="00074DB1" w:rsidRDefault="00074DB1" w:rsidP="007F7F74">
            <w:pPr>
              <w:spacing w:before="0"/>
            </w:pPr>
            <w:r>
              <w:t>Accessory Structure(s)</w:t>
            </w:r>
          </w:p>
        </w:tc>
        <w:tc>
          <w:tcPr>
            <w:tcW w:w="1083" w:type="dxa"/>
            <w:vAlign w:val="center"/>
          </w:tcPr>
          <w:p w14:paraId="789060D9" w14:textId="021CD044" w:rsidR="00074DB1" w:rsidRDefault="00AD0FBB" w:rsidP="007F7F74">
            <w:pPr>
              <w:spacing w:before="0"/>
              <w:jc w:val="center"/>
              <w:cnfStyle w:val="000000000000" w:firstRow="0" w:lastRow="0" w:firstColumn="0" w:lastColumn="0" w:oddVBand="0" w:evenVBand="0" w:oddHBand="0" w:evenHBand="0" w:firstRowFirstColumn="0" w:firstRowLastColumn="0" w:lastRowFirstColumn="0" w:lastRowLastColumn="0"/>
            </w:pPr>
            <w:r>
              <w:t>25</w:t>
            </w:r>
          </w:p>
        </w:tc>
        <w:tc>
          <w:tcPr>
            <w:tcW w:w="681" w:type="dxa"/>
            <w:shd w:val="clear" w:color="auto" w:fill="F2F2F2" w:themeFill="background1" w:themeFillShade="F2"/>
            <w:vAlign w:val="center"/>
          </w:tcPr>
          <w:p w14:paraId="55E05D3E" w14:textId="76159E43" w:rsidR="00074DB1" w:rsidRDefault="00AD0FBB" w:rsidP="007F7F74">
            <w:pPr>
              <w:spacing w:before="0"/>
              <w:jc w:val="center"/>
              <w:cnfStyle w:val="000000000000" w:firstRow="0" w:lastRow="0" w:firstColumn="0" w:lastColumn="0" w:oddVBand="0" w:evenVBand="0" w:oddHBand="0" w:evenHBand="0" w:firstRowFirstColumn="0" w:firstRowLastColumn="0" w:lastRowFirstColumn="0" w:lastRowLastColumn="0"/>
            </w:pPr>
            <w:r>
              <w:t>C</w:t>
            </w:r>
          </w:p>
        </w:tc>
        <w:tc>
          <w:tcPr>
            <w:tcW w:w="1260" w:type="dxa"/>
            <w:vAlign w:val="center"/>
          </w:tcPr>
          <w:p w14:paraId="1B65E978" w14:textId="57D4244B" w:rsidR="00074DB1" w:rsidRDefault="007F7F74" w:rsidP="007F7F74">
            <w:pPr>
              <w:spacing w:before="0"/>
              <w:jc w:val="center"/>
              <w:cnfStyle w:val="000000000000" w:firstRow="0" w:lastRow="0" w:firstColumn="0" w:lastColumn="0" w:oddVBand="0" w:evenVBand="0" w:oddHBand="0" w:evenHBand="0" w:firstRowFirstColumn="0" w:firstRowLastColumn="0" w:lastRowFirstColumn="0" w:lastRowLastColumn="0"/>
            </w:pPr>
            <w:r>
              <w:t>15</w:t>
            </w:r>
          </w:p>
        </w:tc>
        <w:tc>
          <w:tcPr>
            <w:tcW w:w="1076" w:type="dxa"/>
            <w:shd w:val="clear" w:color="auto" w:fill="F2F2F2" w:themeFill="background1" w:themeFillShade="F2"/>
            <w:vAlign w:val="center"/>
          </w:tcPr>
          <w:p w14:paraId="2FBA612F" w14:textId="6B8482B6" w:rsidR="00074DB1" w:rsidRDefault="00AD0FBB" w:rsidP="007F7F74">
            <w:pPr>
              <w:spacing w:before="0"/>
              <w:jc w:val="center"/>
              <w:cnfStyle w:val="000000000000" w:firstRow="0" w:lastRow="0" w:firstColumn="0" w:lastColumn="0" w:oddVBand="0" w:evenVBand="0" w:oddHBand="0" w:evenHBand="0" w:firstRowFirstColumn="0" w:firstRowLastColumn="0" w:lastRowFirstColumn="0" w:lastRowLastColumn="0"/>
            </w:pPr>
            <w:r>
              <w:t>D</w:t>
            </w:r>
          </w:p>
        </w:tc>
      </w:tr>
    </w:tbl>
    <w:p w14:paraId="54C23BDF" w14:textId="26EBB3EE" w:rsidR="00074DB1" w:rsidRDefault="00074DB1" w:rsidP="00074DB1"/>
    <w:p w14:paraId="1F33FF20" w14:textId="77777777" w:rsidR="00074DB1" w:rsidRDefault="00074DB1" w:rsidP="00074DB1"/>
    <w:p w14:paraId="6D19437A" w14:textId="36DE9490" w:rsidR="007F7F74" w:rsidRPr="009344C0" w:rsidRDefault="007F7F74" w:rsidP="00AA2F82">
      <w:pPr>
        <w:pStyle w:val="ListParagraph"/>
        <w:numPr>
          <w:ilvl w:val="0"/>
          <w:numId w:val="21"/>
        </w:numPr>
        <w:rPr>
          <w:b/>
          <w:bCs/>
        </w:rPr>
      </w:pPr>
      <w:r>
        <w:rPr>
          <w:b/>
          <w:bCs/>
        </w:rPr>
        <w:t xml:space="preserve">Table 5.07.06 Access. </w:t>
      </w:r>
    </w:p>
    <w:p w14:paraId="7D3E969A" w14:textId="77777777" w:rsidR="007F7F74" w:rsidRPr="00E56B2B" w:rsidRDefault="007F7F74" w:rsidP="007F7F74">
      <w:pPr>
        <w:ind w:left="720"/>
        <w:rPr>
          <w:i/>
          <w:iCs/>
          <w:color w:val="7F7F7F" w:themeColor="text1" w:themeTint="80"/>
        </w:rPr>
      </w:pPr>
      <w:r>
        <w:rPr>
          <w:i/>
          <w:iCs/>
          <w:color w:val="7F7F7F" w:themeColor="text1" w:themeTint="80"/>
        </w:rPr>
        <w:t>Access standards are still under development in coordination with updates to the Knox County Access Policy. This section will be updated following completion of draft Articles 13 and 18 and further guidance provided by policy adjustment.</w:t>
      </w:r>
    </w:p>
    <w:p w14:paraId="0BADBD13" w14:textId="43DE0BDA" w:rsidR="00074DB1" w:rsidRPr="00EF67A5" w:rsidRDefault="007F7F74" w:rsidP="00AA2F82">
      <w:pPr>
        <w:pStyle w:val="ListParagraph"/>
        <w:numPr>
          <w:ilvl w:val="0"/>
          <w:numId w:val="21"/>
        </w:numPr>
        <w:rPr>
          <w:b/>
          <w:bCs/>
        </w:rPr>
      </w:pPr>
      <w:r>
        <w:rPr>
          <w:b/>
          <w:bCs/>
        </w:rPr>
        <w:t xml:space="preserve">Table 5.07.07 Parking. </w:t>
      </w:r>
      <w:r>
        <w:rPr>
          <w:b/>
          <w:bCs/>
          <w:i/>
          <w:iCs/>
        </w:rPr>
        <w:t>(Figure 5.07.04 Parking)</w:t>
      </w:r>
    </w:p>
    <w:tbl>
      <w:tblPr>
        <w:tblStyle w:val="GridTable1Light"/>
        <w:tblW w:w="0" w:type="auto"/>
        <w:tblInd w:w="607" w:type="dxa"/>
        <w:tblLook w:val="04A0" w:firstRow="1" w:lastRow="0" w:firstColumn="1" w:lastColumn="0" w:noHBand="0" w:noVBand="1"/>
      </w:tblPr>
      <w:tblGrid>
        <w:gridCol w:w="2337"/>
        <w:gridCol w:w="2337"/>
        <w:gridCol w:w="2338"/>
      </w:tblGrid>
      <w:tr w:rsidR="00074DB1" w14:paraId="31AF5995" w14:textId="77777777" w:rsidTr="00AA2F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33B36BB" w14:textId="77777777" w:rsidR="00074DB1" w:rsidRDefault="00074DB1" w:rsidP="00AA2F82">
            <w:pPr>
              <w:spacing w:before="0"/>
            </w:pPr>
            <w:r>
              <w:t xml:space="preserve">Surface Parking </w:t>
            </w:r>
          </w:p>
        </w:tc>
        <w:tc>
          <w:tcPr>
            <w:tcW w:w="2337" w:type="dxa"/>
          </w:tcPr>
          <w:p w14:paraId="70519630" w14:textId="77777777" w:rsidR="00074DB1" w:rsidRDefault="00074DB1" w:rsidP="00AA2F82">
            <w:pPr>
              <w:spacing w:before="0"/>
              <w:cnfStyle w:val="100000000000" w:firstRow="1" w:lastRow="0" w:firstColumn="0" w:lastColumn="0" w:oddVBand="0" w:evenVBand="0" w:oddHBand="0" w:evenHBand="0" w:firstRowFirstColumn="0" w:firstRowLastColumn="0" w:lastRowFirstColumn="0" w:lastRowLastColumn="0"/>
            </w:pPr>
            <w:r>
              <w:t xml:space="preserve">Surface Parking </w:t>
            </w:r>
          </w:p>
        </w:tc>
        <w:tc>
          <w:tcPr>
            <w:tcW w:w="2338" w:type="dxa"/>
          </w:tcPr>
          <w:p w14:paraId="04FBB32A" w14:textId="77777777" w:rsidR="00074DB1" w:rsidRDefault="00074DB1" w:rsidP="00AA2F82">
            <w:pPr>
              <w:spacing w:before="0"/>
              <w:cnfStyle w:val="100000000000" w:firstRow="1" w:lastRow="0" w:firstColumn="0" w:lastColumn="0" w:oddVBand="0" w:evenVBand="0" w:oddHBand="0" w:evenHBand="0" w:firstRowFirstColumn="0" w:firstRowLastColumn="0" w:lastRowFirstColumn="0" w:lastRowLastColumn="0"/>
            </w:pPr>
            <w:r>
              <w:t xml:space="preserve">Surface Parking </w:t>
            </w:r>
          </w:p>
        </w:tc>
      </w:tr>
      <w:tr w:rsidR="00074DB1" w14:paraId="767E501E" w14:textId="77777777" w:rsidTr="00AA2F82">
        <w:tc>
          <w:tcPr>
            <w:cnfStyle w:val="001000000000" w:firstRow="0" w:lastRow="0" w:firstColumn="1" w:lastColumn="0" w:oddVBand="0" w:evenVBand="0" w:oddHBand="0" w:evenHBand="0" w:firstRowFirstColumn="0" w:firstRowLastColumn="0" w:lastRowFirstColumn="0" w:lastRowLastColumn="0"/>
            <w:tcW w:w="2337" w:type="dxa"/>
          </w:tcPr>
          <w:p w14:paraId="2F0C8511" w14:textId="77777777" w:rsidR="00074DB1" w:rsidRDefault="00074DB1" w:rsidP="00AA2F82">
            <w:pPr>
              <w:spacing w:before="0"/>
            </w:pPr>
            <w:r>
              <w:t>Location</w:t>
            </w:r>
          </w:p>
        </w:tc>
        <w:tc>
          <w:tcPr>
            <w:tcW w:w="2337" w:type="dxa"/>
          </w:tcPr>
          <w:p w14:paraId="0E59B226" w14:textId="77777777" w:rsidR="00074DB1" w:rsidRPr="00AA2F82" w:rsidRDefault="00074DB1" w:rsidP="00AA2F82">
            <w:pPr>
              <w:spacing w:before="0"/>
              <w:jc w:val="center"/>
              <w:cnfStyle w:val="000000000000" w:firstRow="0" w:lastRow="0" w:firstColumn="0" w:lastColumn="0" w:oddVBand="0" w:evenVBand="0" w:oddHBand="0" w:evenHBand="0" w:firstRowFirstColumn="0" w:firstRowLastColumn="0" w:lastRowFirstColumn="0" w:lastRowLastColumn="0"/>
              <w:rPr>
                <w:b/>
                <w:bCs/>
              </w:rPr>
            </w:pPr>
            <w:r>
              <w:rPr>
                <w:b/>
                <w:bCs/>
              </w:rPr>
              <w:t>Permitted (y/n)</w:t>
            </w:r>
          </w:p>
        </w:tc>
        <w:tc>
          <w:tcPr>
            <w:tcW w:w="2338" w:type="dxa"/>
            <w:shd w:val="clear" w:color="auto" w:fill="F2F2F2" w:themeFill="background1" w:themeFillShade="F2"/>
          </w:tcPr>
          <w:p w14:paraId="22140E89" w14:textId="77777777" w:rsidR="00074DB1" w:rsidRPr="00AA2F82" w:rsidRDefault="00074DB1" w:rsidP="00AA2F82">
            <w:pPr>
              <w:spacing w:before="0"/>
              <w:jc w:val="center"/>
              <w:cnfStyle w:val="000000000000" w:firstRow="0" w:lastRow="0" w:firstColumn="0" w:lastColumn="0" w:oddVBand="0" w:evenVBand="0" w:oddHBand="0" w:evenHBand="0" w:firstRowFirstColumn="0" w:firstRowLastColumn="0" w:lastRowFirstColumn="0" w:lastRowLastColumn="0"/>
              <w:rPr>
                <w:b/>
                <w:bCs/>
              </w:rPr>
            </w:pPr>
            <w:r>
              <w:rPr>
                <w:b/>
                <w:bCs/>
              </w:rPr>
              <w:t>Key</w:t>
            </w:r>
          </w:p>
        </w:tc>
      </w:tr>
      <w:tr w:rsidR="00074DB1" w14:paraId="6A5EC77C" w14:textId="77777777" w:rsidTr="00AA2F82">
        <w:tc>
          <w:tcPr>
            <w:cnfStyle w:val="001000000000" w:firstRow="0" w:lastRow="0" w:firstColumn="1" w:lastColumn="0" w:oddVBand="0" w:evenVBand="0" w:oddHBand="0" w:evenHBand="0" w:firstRowFirstColumn="0" w:firstRowLastColumn="0" w:lastRowFirstColumn="0" w:lastRowLastColumn="0"/>
            <w:tcW w:w="2337" w:type="dxa"/>
          </w:tcPr>
          <w:p w14:paraId="66D4917F" w14:textId="77777777" w:rsidR="00074DB1" w:rsidRDefault="00074DB1" w:rsidP="00AA2F82">
            <w:pPr>
              <w:spacing w:before="0"/>
            </w:pPr>
            <w:r>
              <w:t>Front yard</w:t>
            </w:r>
          </w:p>
        </w:tc>
        <w:tc>
          <w:tcPr>
            <w:tcW w:w="2337" w:type="dxa"/>
          </w:tcPr>
          <w:p w14:paraId="03DEA60F" w14:textId="03559159" w:rsidR="00074DB1" w:rsidRDefault="00AD0FBB" w:rsidP="00AA2F82">
            <w:pPr>
              <w:spacing w:before="0"/>
              <w:jc w:val="center"/>
              <w:cnfStyle w:val="000000000000" w:firstRow="0" w:lastRow="0" w:firstColumn="0" w:lastColumn="0" w:oddVBand="0" w:evenVBand="0" w:oddHBand="0" w:evenHBand="0" w:firstRowFirstColumn="0" w:firstRowLastColumn="0" w:lastRowFirstColumn="0" w:lastRowLastColumn="0"/>
            </w:pPr>
            <w:r>
              <w:t>N</w:t>
            </w:r>
          </w:p>
        </w:tc>
        <w:tc>
          <w:tcPr>
            <w:tcW w:w="2338" w:type="dxa"/>
            <w:shd w:val="clear" w:color="auto" w:fill="F2F2F2" w:themeFill="background1" w:themeFillShade="F2"/>
          </w:tcPr>
          <w:p w14:paraId="0F9536AA" w14:textId="37F744D5" w:rsidR="00074DB1" w:rsidRDefault="00AD0FBB" w:rsidP="00AA2F82">
            <w:pPr>
              <w:spacing w:before="0"/>
              <w:jc w:val="center"/>
              <w:cnfStyle w:val="000000000000" w:firstRow="0" w:lastRow="0" w:firstColumn="0" w:lastColumn="0" w:oddVBand="0" w:evenVBand="0" w:oddHBand="0" w:evenHBand="0" w:firstRowFirstColumn="0" w:firstRowLastColumn="0" w:lastRowFirstColumn="0" w:lastRowLastColumn="0"/>
            </w:pPr>
            <w:r>
              <w:t>A</w:t>
            </w:r>
          </w:p>
        </w:tc>
      </w:tr>
      <w:tr w:rsidR="00074DB1" w14:paraId="75934E3B" w14:textId="77777777" w:rsidTr="00AA2F82">
        <w:tc>
          <w:tcPr>
            <w:cnfStyle w:val="001000000000" w:firstRow="0" w:lastRow="0" w:firstColumn="1" w:lastColumn="0" w:oddVBand="0" w:evenVBand="0" w:oddHBand="0" w:evenHBand="0" w:firstRowFirstColumn="0" w:firstRowLastColumn="0" w:lastRowFirstColumn="0" w:lastRowLastColumn="0"/>
            <w:tcW w:w="2337" w:type="dxa"/>
          </w:tcPr>
          <w:p w14:paraId="5117D4EF" w14:textId="77777777" w:rsidR="00074DB1" w:rsidRDefault="00074DB1" w:rsidP="00AA2F82">
            <w:pPr>
              <w:spacing w:before="0"/>
            </w:pPr>
            <w:r>
              <w:t>Side yard (interior)</w:t>
            </w:r>
          </w:p>
        </w:tc>
        <w:tc>
          <w:tcPr>
            <w:tcW w:w="2337" w:type="dxa"/>
          </w:tcPr>
          <w:p w14:paraId="1A50BC74" w14:textId="04B5B683" w:rsidR="00074DB1" w:rsidRDefault="00AD0FBB" w:rsidP="00AA2F82">
            <w:pPr>
              <w:spacing w:before="0"/>
              <w:jc w:val="center"/>
              <w:cnfStyle w:val="000000000000" w:firstRow="0" w:lastRow="0" w:firstColumn="0" w:lastColumn="0" w:oddVBand="0" w:evenVBand="0" w:oddHBand="0" w:evenHBand="0" w:firstRowFirstColumn="0" w:firstRowLastColumn="0" w:lastRowFirstColumn="0" w:lastRowLastColumn="0"/>
            </w:pPr>
            <w:r>
              <w:t>N</w:t>
            </w:r>
          </w:p>
        </w:tc>
        <w:tc>
          <w:tcPr>
            <w:tcW w:w="2338" w:type="dxa"/>
            <w:shd w:val="clear" w:color="auto" w:fill="F2F2F2" w:themeFill="background1" w:themeFillShade="F2"/>
          </w:tcPr>
          <w:p w14:paraId="265A69A3" w14:textId="24187938" w:rsidR="00074DB1" w:rsidRDefault="00AD0FBB" w:rsidP="00AA2F82">
            <w:pPr>
              <w:spacing w:before="0"/>
              <w:jc w:val="center"/>
              <w:cnfStyle w:val="000000000000" w:firstRow="0" w:lastRow="0" w:firstColumn="0" w:lastColumn="0" w:oddVBand="0" w:evenVBand="0" w:oddHBand="0" w:evenHBand="0" w:firstRowFirstColumn="0" w:firstRowLastColumn="0" w:lastRowFirstColumn="0" w:lastRowLastColumn="0"/>
            </w:pPr>
            <w:r>
              <w:t>B</w:t>
            </w:r>
          </w:p>
        </w:tc>
      </w:tr>
      <w:tr w:rsidR="00074DB1" w14:paraId="78DA5344" w14:textId="77777777" w:rsidTr="00AA2F82">
        <w:tc>
          <w:tcPr>
            <w:cnfStyle w:val="001000000000" w:firstRow="0" w:lastRow="0" w:firstColumn="1" w:lastColumn="0" w:oddVBand="0" w:evenVBand="0" w:oddHBand="0" w:evenHBand="0" w:firstRowFirstColumn="0" w:firstRowLastColumn="0" w:lastRowFirstColumn="0" w:lastRowLastColumn="0"/>
            <w:tcW w:w="2337" w:type="dxa"/>
          </w:tcPr>
          <w:p w14:paraId="2F2D1A3B" w14:textId="77777777" w:rsidR="00074DB1" w:rsidRDefault="00074DB1" w:rsidP="00AA2F82">
            <w:pPr>
              <w:spacing w:before="0"/>
            </w:pPr>
            <w:r>
              <w:t>Side yard (street)</w:t>
            </w:r>
          </w:p>
        </w:tc>
        <w:tc>
          <w:tcPr>
            <w:tcW w:w="2337" w:type="dxa"/>
          </w:tcPr>
          <w:p w14:paraId="70541961" w14:textId="4A277563" w:rsidR="00074DB1" w:rsidRDefault="00AD0FBB" w:rsidP="00AA2F82">
            <w:pPr>
              <w:spacing w:before="0"/>
              <w:jc w:val="center"/>
              <w:cnfStyle w:val="000000000000" w:firstRow="0" w:lastRow="0" w:firstColumn="0" w:lastColumn="0" w:oddVBand="0" w:evenVBand="0" w:oddHBand="0" w:evenHBand="0" w:firstRowFirstColumn="0" w:firstRowLastColumn="0" w:lastRowFirstColumn="0" w:lastRowLastColumn="0"/>
            </w:pPr>
            <w:r>
              <w:t>N</w:t>
            </w:r>
          </w:p>
        </w:tc>
        <w:tc>
          <w:tcPr>
            <w:tcW w:w="2338" w:type="dxa"/>
            <w:shd w:val="clear" w:color="auto" w:fill="F2F2F2" w:themeFill="background1" w:themeFillShade="F2"/>
          </w:tcPr>
          <w:p w14:paraId="655E972C" w14:textId="59EF2B04" w:rsidR="00074DB1" w:rsidRDefault="00AD0FBB" w:rsidP="00AA2F82">
            <w:pPr>
              <w:spacing w:before="0"/>
              <w:jc w:val="center"/>
              <w:cnfStyle w:val="000000000000" w:firstRow="0" w:lastRow="0" w:firstColumn="0" w:lastColumn="0" w:oddVBand="0" w:evenVBand="0" w:oddHBand="0" w:evenHBand="0" w:firstRowFirstColumn="0" w:firstRowLastColumn="0" w:lastRowFirstColumn="0" w:lastRowLastColumn="0"/>
            </w:pPr>
            <w:r>
              <w:t>C</w:t>
            </w:r>
          </w:p>
        </w:tc>
      </w:tr>
      <w:tr w:rsidR="00074DB1" w14:paraId="255E45B2" w14:textId="77777777" w:rsidTr="00AA2F82">
        <w:tc>
          <w:tcPr>
            <w:cnfStyle w:val="001000000000" w:firstRow="0" w:lastRow="0" w:firstColumn="1" w:lastColumn="0" w:oddVBand="0" w:evenVBand="0" w:oddHBand="0" w:evenHBand="0" w:firstRowFirstColumn="0" w:firstRowLastColumn="0" w:lastRowFirstColumn="0" w:lastRowLastColumn="0"/>
            <w:tcW w:w="2337" w:type="dxa"/>
          </w:tcPr>
          <w:p w14:paraId="6AB94133" w14:textId="77777777" w:rsidR="00074DB1" w:rsidRDefault="00074DB1" w:rsidP="00AA2F82">
            <w:pPr>
              <w:spacing w:before="0"/>
            </w:pPr>
            <w:r>
              <w:t>Rear yard</w:t>
            </w:r>
          </w:p>
        </w:tc>
        <w:tc>
          <w:tcPr>
            <w:tcW w:w="2337" w:type="dxa"/>
          </w:tcPr>
          <w:p w14:paraId="60073823" w14:textId="66CF40D6" w:rsidR="00074DB1" w:rsidRDefault="00AD0FBB" w:rsidP="00AA2F82">
            <w:pPr>
              <w:spacing w:before="0"/>
              <w:jc w:val="center"/>
              <w:cnfStyle w:val="000000000000" w:firstRow="0" w:lastRow="0" w:firstColumn="0" w:lastColumn="0" w:oddVBand="0" w:evenVBand="0" w:oddHBand="0" w:evenHBand="0" w:firstRowFirstColumn="0" w:firstRowLastColumn="0" w:lastRowFirstColumn="0" w:lastRowLastColumn="0"/>
            </w:pPr>
            <w:r>
              <w:t>Y</w:t>
            </w:r>
          </w:p>
        </w:tc>
        <w:tc>
          <w:tcPr>
            <w:tcW w:w="2338" w:type="dxa"/>
            <w:shd w:val="clear" w:color="auto" w:fill="F2F2F2" w:themeFill="background1" w:themeFillShade="F2"/>
          </w:tcPr>
          <w:p w14:paraId="1001852A" w14:textId="475211D8" w:rsidR="00074DB1" w:rsidRDefault="00AD0FBB" w:rsidP="00AA2F82">
            <w:pPr>
              <w:spacing w:before="0"/>
              <w:jc w:val="center"/>
              <w:cnfStyle w:val="000000000000" w:firstRow="0" w:lastRow="0" w:firstColumn="0" w:lastColumn="0" w:oddVBand="0" w:evenVBand="0" w:oddHBand="0" w:evenHBand="0" w:firstRowFirstColumn="0" w:firstRowLastColumn="0" w:lastRowFirstColumn="0" w:lastRowLastColumn="0"/>
            </w:pPr>
            <w:r>
              <w:t>D</w:t>
            </w:r>
          </w:p>
        </w:tc>
      </w:tr>
      <w:tr w:rsidR="00074DB1" w14:paraId="3E278623" w14:textId="77777777" w:rsidTr="00AA2F82">
        <w:tc>
          <w:tcPr>
            <w:cnfStyle w:val="001000000000" w:firstRow="0" w:lastRow="0" w:firstColumn="1" w:lastColumn="0" w:oddVBand="0" w:evenVBand="0" w:oddHBand="0" w:evenHBand="0" w:firstRowFirstColumn="0" w:firstRowLastColumn="0" w:lastRowFirstColumn="0" w:lastRowLastColumn="0"/>
            <w:tcW w:w="2337" w:type="dxa"/>
          </w:tcPr>
          <w:p w14:paraId="2CA4824D" w14:textId="39D618FF" w:rsidR="00074DB1" w:rsidRDefault="00074DB1" w:rsidP="00AA2F82">
            <w:pPr>
              <w:spacing w:before="0"/>
            </w:pPr>
            <w:r>
              <w:t>Minimum Parking Setback from Property Boundary (ft)</w:t>
            </w:r>
          </w:p>
        </w:tc>
        <w:tc>
          <w:tcPr>
            <w:tcW w:w="2337" w:type="dxa"/>
          </w:tcPr>
          <w:p w14:paraId="4715122C" w14:textId="77777777" w:rsidR="00074DB1" w:rsidRDefault="00074DB1" w:rsidP="00AA2F82">
            <w:pPr>
              <w:spacing w:before="0"/>
              <w:cnfStyle w:val="000000000000" w:firstRow="0" w:lastRow="0" w:firstColumn="0" w:lastColumn="0" w:oddVBand="0" w:evenVBand="0" w:oddHBand="0" w:evenHBand="0" w:firstRowFirstColumn="0" w:firstRowLastColumn="0" w:lastRowFirstColumn="0" w:lastRowLastColumn="0"/>
            </w:pPr>
            <w:r>
              <w:t>Minimum Parking Setback from Property Boundary (ft)</w:t>
            </w:r>
          </w:p>
        </w:tc>
        <w:tc>
          <w:tcPr>
            <w:tcW w:w="2338" w:type="dxa"/>
          </w:tcPr>
          <w:p w14:paraId="0E66F981" w14:textId="77777777" w:rsidR="00074DB1" w:rsidRDefault="00074DB1" w:rsidP="00AA2F82">
            <w:pPr>
              <w:spacing w:before="0"/>
              <w:cnfStyle w:val="000000000000" w:firstRow="0" w:lastRow="0" w:firstColumn="0" w:lastColumn="0" w:oddVBand="0" w:evenVBand="0" w:oddHBand="0" w:evenHBand="0" w:firstRowFirstColumn="0" w:firstRowLastColumn="0" w:lastRowFirstColumn="0" w:lastRowLastColumn="0"/>
            </w:pPr>
            <w:r>
              <w:t>Minimum Parking Setback from Property Boundary (ft)</w:t>
            </w:r>
          </w:p>
        </w:tc>
      </w:tr>
      <w:tr w:rsidR="00074DB1" w14:paraId="42A0FCE8" w14:textId="77777777" w:rsidTr="00AA2F82">
        <w:tc>
          <w:tcPr>
            <w:cnfStyle w:val="001000000000" w:firstRow="0" w:lastRow="0" w:firstColumn="1" w:lastColumn="0" w:oddVBand="0" w:evenVBand="0" w:oddHBand="0" w:evenHBand="0" w:firstRowFirstColumn="0" w:firstRowLastColumn="0" w:lastRowFirstColumn="0" w:lastRowLastColumn="0"/>
            <w:tcW w:w="2337" w:type="dxa"/>
          </w:tcPr>
          <w:p w14:paraId="0D51AF1B" w14:textId="77777777" w:rsidR="00074DB1" w:rsidRDefault="00074DB1" w:rsidP="00AA2F82">
            <w:pPr>
              <w:spacing w:before="0"/>
            </w:pPr>
            <w:r>
              <w:t>Front</w:t>
            </w:r>
          </w:p>
        </w:tc>
        <w:tc>
          <w:tcPr>
            <w:tcW w:w="2337" w:type="dxa"/>
          </w:tcPr>
          <w:p w14:paraId="11B74FBD" w14:textId="5D194DD9" w:rsidR="00074DB1" w:rsidRDefault="00AD0FBB" w:rsidP="00AA2F82">
            <w:pPr>
              <w:spacing w:before="0"/>
              <w:jc w:val="center"/>
              <w:cnfStyle w:val="000000000000" w:firstRow="0" w:lastRow="0" w:firstColumn="0" w:lastColumn="0" w:oddVBand="0" w:evenVBand="0" w:oddHBand="0" w:evenHBand="0" w:firstRowFirstColumn="0" w:firstRowLastColumn="0" w:lastRowFirstColumn="0" w:lastRowLastColumn="0"/>
            </w:pPr>
            <w:r>
              <w:t>n/a</w:t>
            </w:r>
          </w:p>
        </w:tc>
        <w:tc>
          <w:tcPr>
            <w:tcW w:w="2338" w:type="dxa"/>
            <w:shd w:val="clear" w:color="auto" w:fill="F2F2F2" w:themeFill="background1" w:themeFillShade="F2"/>
          </w:tcPr>
          <w:p w14:paraId="407AD097" w14:textId="3823C8A8" w:rsidR="00074DB1" w:rsidRDefault="00AD0FBB" w:rsidP="00AA2F82">
            <w:pPr>
              <w:spacing w:before="0"/>
              <w:jc w:val="center"/>
              <w:cnfStyle w:val="000000000000" w:firstRow="0" w:lastRow="0" w:firstColumn="0" w:lastColumn="0" w:oddVBand="0" w:evenVBand="0" w:oddHBand="0" w:evenHBand="0" w:firstRowFirstColumn="0" w:firstRowLastColumn="0" w:lastRowFirstColumn="0" w:lastRowLastColumn="0"/>
            </w:pPr>
            <w:r>
              <w:t>A</w:t>
            </w:r>
          </w:p>
        </w:tc>
      </w:tr>
      <w:tr w:rsidR="00074DB1" w14:paraId="6CC0DC1F" w14:textId="77777777" w:rsidTr="00AA2F82">
        <w:tc>
          <w:tcPr>
            <w:cnfStyle w:val="001000000000" w:firstRow="0" w:lastRow="0" w:firstColumn="1" w:lastColumn="0" w:oddVBand="0" w:evenVBand="0" w:oddHBand="0" w:evenHBand="0" w:firstRowFirstColumn="0" w:firstRowLastColumn="0" w:lastRowFirstColumn="0" w:lastRowLastColumn="0"/>
            <w:tcW w:w="2337" w:type="dxa"/>
          </w:tcPr>
          <w:p w14:paraId="35133822" w14:textId="77777777" w:rsidR="00074DB1" w:rsidRDefault="00074DB1" w:rsidP="00AA2F82">
            <w:pPr>
              <w:spacing w:before="0"/>
            </w:pPr>
            <w:r>
              <w:t>Side (interior)</w:t>
            </w:r>
          </w:p>
        </w:tc>
        <w:tc>
          <w:tcPr>
            <w:tcW w:w="2337" w:type="dxa"/>
          </w:tcPr>
          <w:p w14:paraId="3D5D40C0" w14:textId="342E40A5" w:rsidR="00074DB1" w:rsidRDefault="00AD0FBB" w:rsidP="00AA2F82">
            <w:pPr>
              <w:spacing w:before="0"/>
              <w:jc w:val="center"/>
              <w:cnfStyle w:val="000000000000" w:firstRow="0" w:lastRow="0" w:firstColumn="0" w:lastColumn="0" w:oddVBand="0" w:evenVBand="0" w:oddHBand="0" w:evenHBand="0" w:firstRowFirstColumn="0" w:firstRowLastColumn="0" w:lastRowFirstColumn="0" w:lastRowLastColumn="0"/>
            </w:pPr>
            <w:r>
              <w:t>n/a</w:t>
            </w:r>
          </w:p>
        </w:tc>
        <w:tc>
          <w:tcPr>
            <w:tcW w:w="2338" w:type="dxa"/>
            <w:shd w:val="clear" w:color="auto" w:fill="F2F2F2" w:themeFill="background1" w:themeFillShade="F2"/>
          </w:tcPr>
          <w:p w14:paraId="3D89DBC5" w14:textId="4FD5AB7F" w:rsidR="00074DB1" w:rsidRDefault="00AD0FBB" w:rsidP="00AA2F82">
            <w:pPr>
              <w:spacing w:before="0"/>
              <w:jc w:val="center"/>
              <w:cnfStyle w:val="000000000000" w:firstRow="0" w:lastRow="0" w:firstColumn="0" w:lastColumn="0" w:oddVBand="0" w:evenVBand="0" w:oddHBand="0" w:evenHBand="0" w:firstRowFirstColumn="0" w:firstRowLastColumn="0" w:lastRowFirstColumn="0" w:lastRowLastColumn="0"/>
            </w:pPr>
            <w:r>
              <w:t>B</w:t>
            </w:r>
          </w:p>
        </w:tc>
      </w:tr>
      <w:tr w:rsidR="00074DB1" w14:paraId="79758391" w14:textId="77777777" w:rsidTr="00AA2F82">
        <w:tc>
          <w:tcPr>
            <w:cnfStyle w:val="001000000000" w:firstRow="0" w:lastRow="0" w:firstColumn="1" w:lastColumn="0" w:oddVBand="0" w:evenVBand="0" w:oddHBand="0" w:evenHBand="0" w:firstRowFirstColumn="0" w:firstRowLastColumn="0" w:lastRowFirstColumn="0" w:lastRowLastColumn="0"/>
            <w:tcW w:w="2337" w:type="dxa"/>
          </w:tcPr>
          <w:p w14:paraId="3DC97D02" w14:textId="77777777" w:rsidR="00074DB1" w:rsidRDefault="00074DB1" w:rsidP="00AA2F82">
            <w:pPr>
              <w:spacing w:before="0"/>
            </w:pPr>
            <w:r>
              <w:t>Side (street)</w:t>
            </w:r>
          </w:p>
        </w:tc>
        <w:tc>
          <w:tcPr>
            <w:tcW w:w="2337" w:type="dxa"/>
          </w:tcPr>
          <w:p w14:paraId="75CD9735" w14:textId="07A66A57" w:rsidR="00074DB1" w:rsidRDefault="00AD0FBB" w:rsidP="00AA2F82">
            <w:pPr>
              <w:spacing w:before="0"/>
              <w:jc w:val="center"/>
              <w:cnfStyle w:val="000000000000" w:firstRow="0" w:lastRow="0" w:firstColumn="0" w:lastColumn="0" w:oddVBand="0" w:evenVBand="0" w:oddHBand="0" w:evenHBand="0" w:firstRowFirstColumn="0" w:firstRowLastColumn="0" w:lastRowFirstColumn="0" w:lastRowLastColumn="0"/>
            </w:pPr>
            <w:r>
              <w:t>n/a</w:t>
            </w:r>
          </w:p>
        </w:tc>
        <w:tc>
          <w:tcPr>
            <w:tcW w:w="2338" w:type="dxa"/>
            <w:shd w:val="clear" w:color="auto" w:fill="F2F2F2" w:themeFill="background1" w:themeFillShade="F2"/>
          </w:tcPr>
          <w:p w14:paraId="6B2EB227" w14:textId="53211881" w:rsidR="00074DB1" w:rsidRDefault="00AD0FBB" w:rsidP="00AA2F82">
            <w:pPr>
              <w:spacing w:before="0"/>
              <w:jc w:val="center"/>
              <w:cnfStyle w:val="000000000000" w:firstRow="0" w:lastRow="0" w:firstColumn="0" w:lastColumn="0" w:oddVBand="0" w:evenVBand="0" w:oddHBand="0" w:evenHBand="0" w:firstRowFirstColumn="0" w:firstRowLastColumn="0" w:lastRowFirstColumn="0" w:lastRowLastColumn="0"/>
            </w:pPr>
            <w:r>
              <w:t>C</w:t>
            </w:r>
          </w:p>
        </w:tc>
      </w:tr>
      <w:tr w:rsidR="00074DB1" w14:paraId="4FB82741" w14:textId="77777777" w:rsidTr="00AA2F82">
        <w:tc>
          <w:tcPr>
            <w:cnfStyle w:val="001000000000" w:firstRow="0" w:lastRow="0" w:firstColumn="1" w:lastColumn="0" w:oddVBand="0" w:evenVBand="0" w:oddHBand="0" w:evenHBand="0" w:firstRowFirstColumn="0" w:firstRowLastColumn="0" w:lastRowFirstColumn="0" w:lastRowLastColumn="0"/>
            <w:tcW w:w="2337" w:type="dxa"/>
          </w:tcPr>
          <w:p w14:paraId="2C454631" w14:textId="77777777" w:rsidR="00074DB1" w:rsidRDefault="00074DB1" w:rsidP="00AA2F82">
            <w:pPr>
              <w:spacing w:before="0"/>
            </w:pPr>
            <w:r>
              <w:t>Rear</w:t>
            </w:r>
          </w:p>
        </w:tc>
        <w:tc>
          <w:tcPr>
            <w:tcW w:w="2337" w:type="dxa"/>
          </w:tcPr>
          <w:p w14:paraId="78A28AA8" w14:textId="164A36C4" w:rsidR="00074DB1" w:rsidRDefault="00AD0FBB" w:rsidP="00AA2F82">
            <w:pPr>
              <w:spacing w:before="0"/>
              <w:jc w:val="center"/>
              <w:cnfStyle w:val="000000000000" w:firstRow="0" w:lastRow="0" w:firstColumn="0" w:lastColumn="0" w:oddVBand="0" w:evenVBand="0" w:oddHBand="0" w:evenHBand="0" w:firstRowFirstColumn="0" w:firstRowLastColumn="0" w:lastRowFirstColumn="0" w:lastRowLastColumn="0"/>
            </w:pPr>
            <w:r>
              <w:t>5</w:t>
            </w:r>
          </w:p>
        </w:tc>
        <w:tc>
          <w:tcPr>
            <w:tcW w:w="2338" w:type="dxa"/>
            <w:shd w:val="clear" w:color="auto" w:fill="F2F2F2" w:themeFill="background1" w:themeFillShade="F2"/>
          </w:tcPr>
          <w:p w14:paraId="0EAE4C77" w14:textId="37B5DFE2" w:rsidR="00074DB1" w:rsidRDefault="00AD0FBB" w:rsidP="00AA2F82">
            <w:pPr>
              <w:spacing w:before="0"/>
              <w:jc w:val="center"/>
              <w:cnfStyle w:val="000000000000" w:firstRow="0" w:lastRow="0" w:firstColumn="0" w:lastColumn="0" w:oddVBand="0" w:evenVBand="0" w:oddHBand="0" w:evenHBand="0" w:firstRowFirstColumn="0" w:firstRowLastColumn="0" w:lastRowFirstColumn="0" w:lastRowLastColumn="0"/>
            </w:pPr>
            <w:r>
              <w:t>D</w:t>
            </w:r>
          </w:p>
        </w:tc>
      </w:tr>
    </w:tbl>
    <w:p w14:paraId="66C6C107" w14:textId="3B627D5D" w:rsidR="00074DB1" w:rsidRDefault="00074DB1" w:rsidP="00074DB1"/>
    <w:p w14:paraId="6EC50207" w14:textId="5D3F4001" w:rsidR="00074DB1" w:rsidRPr="00EF67A5" w:rsidRDefault="00074DB1" w:rsidP="00AA2F82">
      <w:pPr>
        <w:pStyle w:val="ListParagraph"/>
        <w:numPr>
          <w:ilvl w:val="0"/>
          <w:numId w:val="21"/>
        </w:numPr>
        <w:rPr>
          <w:b/>
          <w:bCs/>
        </w:rPr>
      </w:pPr>
      <w:r>
        <w:rPr>
          <w:b/>
          <w:bCs/>
        </w:rPr>
        <w:t>Infrastructure.</w:t>
      </w:r>
    </w:p>
    <w:p w14:paraId="387F800A" w14:textId="77D0E0D3" w:rsidR="00AA2F82" w:rsidRDefault="00AA2F82" w:rsidP="00AA2F82">
      <w:pPr>
        <w:pStyle w:val="ListParagraph"/>
        <w:rPr>
          <w:i/>
          <w:iCs/>
          <w:color w:val="7F7F7F" w:themeColor="text1" w:themeTint="80"/>
        </w:rPr>
      </w:pPr>
      <w:r>
        <w:rPr>
          <w:i/>
          <w:iCs/>
          <w:color w:val="7F7F7F" w:themeColor="text1" w:themeTint="80"/>
        </w:rPr>
        <w:t>No district-specific infrastructure requirements have currently been identified. Moving forward, this section will be used to identify district-specific requirements if they are needed.</w:t>
      </w:r>
    </w:p>
    <w:p w14:paraId="6B65BF76" w14:textId="77777777" w:rsidR="00074DB1" w:rsidRDefault="00074DB1" w:rsidP="00074DB1">
      <w:pPr>
        <w:pStyle w:val="ListParagraph"/>
      </w:pPr>
    </w:p>
    <w:p w14:paraId="396F130B" w14:textId="5E87564E" w:rsidR="00074DB1" w:rsidRPr="00EF67A5" w:rsidRDefault="00074DB1" w:rsidP="00AA2F82">
      <w:pPr>
        <w:pStyle w:val="ListParagraph"/>
        <w:numPr>
          <w:ilvl w:val="0"/>
          <w:numId w:val="21"/>
        </w:numPr>
        <w:rPr>
          <w:b/>
          <w:bCs/>
        </w:rPr>
      </w:pPr>
      <w:r>
        <w:rPr>
          <w:b/>
          <w:bCs/>
        </w:rPr>
        <w:t xml:space="preserve">Landscaping. </w:t>
      </w:r>
    </w:p>
    <w:p w14:paraId="3100D3F6" w14:textId="77777777" w:rsidR="00AA2F82" w:rsidRDefault="00AA2F82" w:rsidP="00AA2F82">
      <w:pPr>
        <w:pStyle w:val="ListParagraph"/>
        <w:rPr>
          <w:i/>
          <w:iCs/>
          <w:color w:val="7F7F7F" w:themeColor="text1" w:themeTint="80"/>
        </w:rPr>
      </w:pPr>
      <w:r>
        <w:rPr>
          <w:i/>
          <w:iCs/>
          <w:color w:val="7F7F7F" w:themeColor="text1" w:themeTint="80"/>
        </w:rPr>
        <w:t>No district-specific landscaping requirements have currently been identified. Moving forward, this section will be used to identify district-specific requirements if they are needed.</w:t>
      </w:r>
    </w:p>
    <w:p w14:paraId="59A42FAC" w14:textId="77777777" w:rsidR="00AA2F82" w:rsidRDefault="00AA2F82" w:rsidP="00AA2F82">
      <w:pPr>
        <w:pStyle w:val="ListParagraph"/>
        <w:rPr>
          <w:i/>
          <w:iCs/>
          <w:color w:val="7F7F7F" w:themeColor="text1" w:themeTint="80"/>
        </w:rPr>
      </w:pPr>
    </w:p>
    <w:p w14:paraId="5D626795" w14:textId="0906D66A" w:rsidR="00074DB1" w:rsidRPr="00EF67A5" w:rsidRDefault="00074DB1" w:rsidP="00AA2F82">
      <w:pPr>
        <w:pStyle w:val="ListParagraph"/>
        <w:numPr>
          <w:ilvl w:val="0"/>
          <w:numId w:val="21"/>
        </w:numPr>
        <w:rPr>
          <w:b/>
          <w:bCs/>
        </w:rPr>
      </w:pPr>
      <w:r>
        <w:rPr>
          <w:b/>
          <w:bCs/>
        </w:rPr>
        <w:t>Open Space.</w:t>
      </w:r>
    </w:p>
    <w:p w14:paraId="40F41B84" w14:textId="43CDEAC4" w:rsidR="00AA2F82" w:rsidRPr="00AA2F82" w:rsidRDefault="00AA2F82" w:rsidP="00AA2F82">
      <w:pPr>
        <w:pStyle w:val="ListParagraph"/>
        <w:numPr>
          <w:ilvl w:val="3"/>
          <w:numId w:val="21"/>
        </w:numPr>
        <w:ind w:left="1080"/>
        <w:rPr>
          <w:color w:val="000000" w:themeColor="text1"/>
        </w:rPr>
      </w:pPr>
      <w:r>
        <w:rPr>
          <w:color w:val="000000" w:themeColor="text1"/>
        </w:rPr>
        <w:t>There is norequired open space set-aside in the TC zoning district.</w:t>
      </w:r>
    </w:p>
    <w:p w14:paraId="3A2E36D5" w14:textId="77777777" w:rsidR="00AA2F82" w:rsidRDefault="00AA2F82" w:rsidP="00AA2F82">
      <w:pPr>
        <w:pStyle w:val="ListParagraph"/>
        <w:ind w:left="1080"/>
        <w:rPr>
          <w:i/>
          <w:iCs/>
          <w:color w:val="7F7F7F" w:themeColor="text1" w:themeTint="80"/>
        </w:rPr>
      </w:pPr>
    </w:p>
    <w:p w14:paraId="78E7AE8B" w14:textId="46C549D4" w:rsidR="00EF67A5" w:rsidRDefault="00EF67A5" w:rsidP="00AA2F82">
      <w:pPr>
        <w:pStyle w:val="ListParagraph"/>
        <w:numPr>
          <w:ilvl w:val="0"/>
          <w:numId w:val="21"/>
        </w:numPr>
        <w:rPr>
          <w:b/>
          <w:bCs/>
          <w:color w:val="000000" w:themeColor="text1"/>
        </w:rPr>
      </w:pPr>
      <w:r>
        <w:rPr>
          <w:b/>
          <w:bCs/>
          <w:color w:val="000000" w:themeColor="text1"/>
        </w:rPr>
        <w:t>Additional Considerations.</w:t>
      </w:r>
    </w:p>
    <w:p w14:paraId="5741BBAF" w14:textId="35695F8D" w:rsidR="00AA2F82" w:rsidRPr="00AA2F82" w:rsidRDefault="00AA2F82" w:rsidP="00AA2F82">
      <w:pPr>
        <w:pStyle w:val="ListParagraph"/>
        <w:numPr>
          <w:ilvl w:val="3"/>
          <w:numId w:val="21"/>
        </w:numPr>
        <w:ind w:left="1080"/>
        <w:rPr>
          <w:color w:val="000000" w:themeColor="text1"/>
        </w:rPr>
      </w:pPr>
      <w:r>
        <w:rPr>
          <w:color w:val="000000" w:themeColor="text1"/>
        </w:rPr>
        <w:t>Front-facing garages are not permitted in the TC zoning district.</w:t>
      </w:r>
    </w:p>
    <w:sectPr w:rsidR="00AA2F82" w:rsidRPr="00AA2F82" w:rsidSect="00D31D12">
      <w:footerReference w:type="even" r:id="rId14"/>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lison Mouch" w:date="2026-03-13T16:16:00Z" w:initials="AM">
    <w:p w14:paraId="56BFF811" w14:textId="77777777" w:rsidR="00C97BDF" w:rsidRDefault="00C97BDF" w:rsidP="00C97BDF">
      <w:r>
        <w:rPr>
          <w:rStyle w:val="CommentReference"/>
        </w:rPr>
        <w:annotationRef/>
      </w:r>
      <w:r>
        <w:t>Need to discuss (from notes): f we should have a maximum footprint or max bldg area for bldgs in this zone (and also how that's defined if there's a firewall separating the 2 structures). This is kind of addressed with the addition of the maximum impervious surface allowance proposed.</w:t>
      </w:r>
    </w:p>
  </w:comment>
  <w:comment w:id="1" w:author="Allison Mouch" w:date="2026-03-13T16:16:00Z" w:initials="AM">
    <w:p w14:paraId="0C19B631" w14:textId="77777777" w:rsidR="007013C7" w:rsidRDefault="007013C7" w:rsidP="007013C7">
      <w:r>
        <w:rPr>
          <w:rStyle w:val="CommentReference"/>
        </w:rPr>
        <w:annotationRef/>
      </w:r>
      <w:r>
        <w:t>Need to discuss (from notes): If we should have a maximum footprint or max bldg area for bldgs in this zone (and also how that's defined if there's a firewall separating the 2 structures). This is kind of addressed with the addition of the maximum impervious surface allowance proposed.</w:t>
      </w:r>
    </w:p>
  </w:comment>
  <w:comment w:id="6" w:author="Steve Elliott" w:date="2026-02-23T13:39:00Z" w:initials="SE">
    <w:p w14:paraId="5C698E19" w14:textId="1440D301" w:rsidR="00370375" w:rsidRDefault="00370375">
      <w:pPr>
        <w:pStyle w:val="CommentText"/>
      </w:pPr>
      <w:r>
        <w:rPr>
          <w:rStyle w:val="CommentReference"/>
        </w:rPr>
        <w:annotationRef/>
      </w:r>
      <w:r w:rsidRPr="735E76C4">
        <w:t>Should this say when off street parking is provided??</w:t>
      </w:r>
    </w:p>
  </w:comment>
  <w:comment w:id="7" w:author="allison@orionplanningdesign.com" w:date="2026-03-06T10:54:00Z" w:initials="al">
    <w:p w14:paraId="441C42B9" w14:textId="2103760C" w:rsidR="00203757" w:rsidRDefault="00203757">
      <w:pPr>
        <w:pStyle w:val="CommentText"/>
      </w:pPr>
      <w:r>
        <w:rPr>
          <w:rStyle w:val="CommentReference"/>
        </w:rPr>
        <w:annotationRef/>
      </w:r>
      <w:r w:rsidRPr="4B58ACB3">
        <w:t xml:space="preserve">Other than a driveway; make sure this tie to parking/no front loaded garages below.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BFF811" w15:done="0"/>
  <w15:commentEx w15:paraId="0C19B631" w15:done="0"/>
  <w15:commentEx w15:paraId="5C698E19" w15:done="0"/>
  <w15:commentEx w15:paraId="441C42B9" w15:paraIdParent="5C698E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BCB147" w16cex:dateUtc="2026-03-13T22:16:00Z"/>
  <w16cex:commentExtensible w16cex:durableId="01A2BF07" w16cex:dateUtc="2026-03-13T22:16:00Z"/>
  <w16cex:commentExtensible w16cex:durableId="4F329C24" w16cex:dateUtc="2026-02-23T18:39:00Z"/>
  <w16cex:commentExtensible w16cex:durableId="43160D4B" w16cex:dateUtc="2026-03-06T17: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BFF811" w16cid:durableId="46BCB147"/>
  <w16cid:commentId w16cid:paraId="0C19B631" w16cid:durableId="01A2BF07"/>
  <w16cid:commentId w16cid:paraId="5C698E19" w16cid:durableId="4F329C24"/>
  <w16cid:commentId w16cid:paraId="441C42B9" w16cid:durableId="43160D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0CF75" w14:textId="77777777" w:rsidR="004945BF" w:rsidRDefault="004945BF" w:rsidP="00F937DD">
      <w:pPr>
        <w:spacing w:before="0" w:after="0" w:line="240" w:lineRule="auto"/>
      </w:pPr>
      <w:r>
        <w:separator/>
      </w:r>
    </w:p>
  </w:endnote>
  <w:endnote w:type="continuationSeparator" w:id="0">
    <w:p w14:paraId="2CAE748C" w14:textId="77777777" w:rsidR="004945BF" w:rsidRDefault="004945BF" w:rsidP="00F937D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37529383"/>
      <w:docPartObj>
        <w:docPartGallery w:val="Page Numbers (Bottom of Page)"/>
        <w:docPartUnique/>
      </w:docPartObj>
    </w:sdtPr>
    <w:sdtContent>
      <w:p w14:paraId="376C0D14" w14:textId="43084F0E" w:rsidR="00F937DD" w:rsidRDefault="00F937DD" w:rsidP="0097791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6AE4A7B" w14:textId="77777777" w:rsidR="00F937DD" w:rsidRDefault="00F937DD" w:rsidP="00F937D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73106694"/>
      <w:docPartObj>
        <w:docPartGallery w:val="Page Numbers (Bottom of Page)"/>
        <w:docPartUnique/>
      </w:docPartObj>
    </w:sdtPr>
    <w:sdtContent>
      <w:p w14:paraId="63D104D4" w14:textId="201A4A63" w:rsidR="00F937DD" w:rsidRDefault="00F937DD" w:rsidP="0097791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4C56814" w14:textId="7786F983" w:rsidR="00F937DD" w:rsidRPr="00F937DD" w:rsidRDefault="00F937DD" w:rsidP="00F937DD">
    <w:pPr>
      <w:pStyle w:val="Footer"/>
      <w:ind w:right="360"/>
    </w:pPr>
    <w:r w:rsidRPr="00F937DD">
      <w:t xml:space="preserve">Knox County Unified Development Ordinance </w:t>
    </w:r>
    <w:r w:rsidR="00760F3C">
      <w:t>– Article 5, Draft Version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2FDD1" w14:textId="77777777" w:rsidR="004945BF" w:rsidRDefault="004945BF" w:rsidP="00F937DD">
      <w:pPr>
        <w:spacing w:before="0" w:after="0" w:line="240" w:lineRule="auto"/>
      </w:pPr>
      <w:r>
        <w:separator/>
      </w:r>
    </w:p>
  </w:footnote>
  <w:footnote w:type="continuationSeparator" w:id="0">
    <w:p w14:paraId="3168B65B" w14:textId="77777777" w:rsidR="004945BF" w:rsidRDefault="004945BF" w:rsidP="00F937D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057F"/>
    <w:multiLevelType w:val="hybridMultilevel"/>
    <w:tmpl w:val="2FD0945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41E28FF"/>
    <w:multiLevelType w:val="hybridMultilevel"/>
    <w:tmpl w:val="361653F2"/>
    <w:lvl w:ilvl="0" w:tplc="E66EBBA6">
      <w:start w:val="1"/>
      <w:numFmt w:val="upperLetter"/>
      <w:lvlText w:val="%1."/>
      <w:lvlJc w:val="left"/>
      <w:pPr>
        <w:ind w:left="720" w:hanging="360"/>
      </w:pPr>
      <w:rPr>
        <w:rFonts w:hint="default"/>
        <w:b/>
        <w:bCs/>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D002990E">
      <w:start w:val="1"/>
      <w:numFmt w:val="decimal"/>
      <w:lvlText w:val="%4."/>
      <w:lvlJc w:val="left"/>
      <w:pPr>
        <w:ind w:left="2880" w:hanging="360"/>
      </w:pPr>
      <w:rPr>
        <w:i w:val="0"/>
        <w:iCs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DD3313"/>
    <w:multiLevelType w:val="hybridMultilevel"/>
    <w:tmpl w:val="89B6A88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7EF7A63"/>
    <w:multiLevelType w:val="hybridMultilevel"/>
    <w:tmpl w:val="2B8E5E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F75EC3"/>
    <w:multiLevelType w:val="hybridMultilevel"/>
    <w:tmpl w:val="91BC6DDA"/>
    <w:lvl w:ilvl="0" w:tplc="B91C0058">
      <w:start w:val="1"/>
      <w:numFmt w:val="upperLetter"/>
      <w:lvlText w:val="%1."/>
      <w:lvlJc w:val="left"/>
      <w:pPr>
        <w:ind w:left="720" w:hanging="360"/>
      </w:pPr>
      <w:rPr>
        <w:rFonts w:hint="default"/>
        <w:b/>
        <w:bCs/>
      </w:r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B2F4414"/>
    <w:multiLevelType w:val="hybridMultilevel"/>
    <w:tmpl w:val="80EAEE5E"/>
    <w:lvl w:ilvl="0" w:tplc="9D2C3408">
      <w:start w:val="1"/>
      <w:numFmt w:val="upperLetter"/>
      <w:lvlText w:val="%1."/>
      <w:lvlJc w:val="left"/>
      <w:pPr>
        <w:ind w:left="720" w:hanging="360"/>
      </w:pPr>
      <w:rPr>
        <w:rFonts w:hint="default"/>
        <w:b/>
        <w:bCs/>
      </w:r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4D67BA2"/>
    <w:multiLevelType w:val="hybridMultilevel"/>
    <w:tmpl w:val="0820EE60"/>
    <w:lvl w:ilvl="0" w:tplc="FFFFFFFF">
      <w:start w:val="1"/>
      <w:numFmt w:val="upperLetter"/>
      <w:lvlText w:val="%1."/>
      <w:lvlJc w:val="left"/>
      <w:pPr>
        <w:ind w:left="1080" w:hanging="720"/>
      </w:pPr>
      <w:rPr>
        <w:rFonts w:hint="default"/>
      </w:r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8B91D31"/>
    <w:multiLevelType w:val="hybridMultilevel"/>
    <w:tmpl w:val="48D0AC3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F05C24"/>
    <w:multiLevelType w:val="hybridMultilevel"/>
    <w:tmpl w:val="0820EE60"/>
    <w:lvl w:ilvl="0" w:tplc="9D4871EA">
      <w:start w:val="1"/>
      <w:numFmt w:val="upperLetter"/>
      <w:lvlText w:val="%1."/>
      <w:lvlJc w:val="left"/>
      <w:pPr>
        <w:ind w:left="1080" w:hanging="72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230414"/>
    <w:multiLevelType w:val="hybridMultilevel"/>
    <w:tmpl w:val="505AE2E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E97416E"/>
    <w:multiLevelType w:val="hybridMultilevel"/>
    <w:tmpl w:val="B8809B7E"/>
    <w:lvl w:ilvl="0" w:tplc="991AED7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2E4F12"/>
    <w:multiLevelType w:val="hybridMultilevel"/>
    <w:tmpl w:val="6FDCAC30"/>
    <w:lvl w:ilvl="0" w:tplc="4058CE6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AD64ED"/>
    <w:multiLevelType w:val="hybridMultilevel"/>
    <w:tmpl w:val="97285E7C"/>
    <w:lvl w:ilvl="0" w:tplc="FFFFFFFF">
      <w:start w:val="1"/>
      <w:numFmt w:val="upperLetter"/>
      <w:lvlText w:val="%1."/>
      <w:lvlJc w:val="left"/>
      <w:pPr>
        <w:ind w:left="720" w:hanging="360"/>
      </w:pPr>
      <w:rPr>
        <w:rFonts w:hint="default"/>
        <w:b/>
        <w:bCs/>
      </w:rPr>
    </w:lvl>
    <w:lvl w:ilvl="1" w:tplc="FFFFFFFF">
      <w:start w:val="1"/>
      <w:numFmt w:val="decimal"/>
      <w:lvlText w:val="%2."/>
      <w:lvlJc w:val="left"/>
      <w:pPr>
        <w:ind w:left="2880" w:hanging="360"/>
      </w:pPr>
    </w:lvl>
    <w:lvl w:ilvl="2" w:tplc="04090019">
      <w:start w:val="1"/>
      <w:numFmt w:val="lowerLetter"/>
      <w:lvlText w:val="%3."/>
      <w:lvlJc w:val="left"/>
      <w:pPr>
        <w:ind w:left="234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40640A6"/>
    <w:multiLevelType w:val="hybridMultilevel"/>
    <w:tmpl w:val="89B6A8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9C2FA2"/>
    <w:multiLevelType w:val="hybridMultilevel"/>
    <w:tmpl w:val="F37C8A3E"/>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4AA3C3D"/>
    <w:multiLevelType w:val="hybridMultilevel"/>
    <w:tmpl w:val="4A76FB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F81722"/>
    <w:multiLevelType w:val="hybridMultilevel"/>
    <w:tmpl w:val="2690AD02"/>
    <w:lvl w:ilvl="0" w:tplc="AA948532">
      <w:start w:val="1"/>
      <w:numFmt w:val="upperLetter"/>
      <w:lvlText w:val="%1."/>
      <w:lvlJc w:val="left"/>
      <w:pPr>
        <w:ind w:left="720" w:hanging="360"/>
      </w:pPr>
      <w:rPr>
        <w:rFonts w:hint="default"/>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63091B"/>
    <w:multiLevelType w:val="hybridMultilevel"/>
    <w:tmpl w:val="0D082CD4"/>
    <w:lvl w:ilvl="0" w:tplc="B91C0058">
      <w:start w:val="1"/>
      <w:numFmt w:val="upp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51F27E0"/>
    <w:multiLevelType w:val="hybridMultilevel"/>
    <w:tmpl w:val="275422C8"/>
    <w:lvl w:ilvl="0" w:tplc="80F6F538">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60464F5"/>
    <w:multiLevelType w:val="hybridMultilevel"/>
    <w:tmpl w:val="24F8C49C"/>
    <w:lvl w:ilvl="0" w:tplc="FFFFFFFF">
      <w:start w:val="1"/>
      <w:numFmt w:val="upperLetter"/>
      <w:lvlText w:val="%1."/>
      <w:lvlJc w:val="left"/>
      <w:pPr>
        <w:ind w:left="720" w:hanging="360"/>
      </w:pPr>
      <w:rPr>
        <w:rFonts w:hint="default"/>
      </w:r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F310D0F"/>
    <w:multiLevelType w:val="hybridMultilevel"/>
    <w:tmpl w:val="41C446E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35839C5"/>
    <w:multiLevelType w:val="hybridMultilevel"/>
    <w:tmpl w:val="0498AADC"/>
    <w:lvl w:ilvl="0" w:tplc="E87802A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46502E19"/>
    <w:multiLevelType w:val="hybridMultilevel"/>
    <w:tmpl w:val="F37C8A3E"/>
    <w:lvl w:ilvl="0" w:tplc="F80A62B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DB0853"/>
    <w:multiLevelType w:val="hybridMultilevel"/>
    <w:tmpl w:val="F6384DD8"/>
    <w:lvl w:ilvl="0" w:tplc="04090015">
      <w:start w:val="1"/>
      <w:numFmt w:val="upperLetter"/>
      <w:lvlText w:val="%1."/>
      <w:lvlJc w:val="left"/>
      <w:pPr>
        <w:ind w:left="720" w:hanging="360"/>
      </w:pPr>
      <w:rPr>
        <w:rFonts w:hint="default"/>
      </w:rPr>
    </w:lvl>
    <w:lvl w:ilvl="1" w:tplc="0409000F">
      <w:start w:val="1"/>
      <w:numFmt w:val="decimal"/>
      <w:lvlText w:val="%2."/>
      <w:lvlJc w:val="left"/>
      <w:pPr>
        <w:ind w:left="1440" w:hanging="360"/>
      </w:pPr>
    </w:lvl>
    <w:lvl w:ilvl="2" w:tplc="04090019">
      <w:start w:val="1"/>
      <w:numFmt w:val="lowerLetter"/>
      <w:lvlText w:val="%3."/>
      <w:lvlJc w:val="left"/>
      <w:pPr>
        <w:ind w:left="2340" w:hanging="36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927DF6"/>
    <w:multiLevelType w:val="hybridMultilevel"/>
    <w:tmpl w:val="20D875F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C6A3537"/>
    <w:multiLevelType w:val="hybridMultilevel"/>
    <w:tmpl w:val="DF9E2B9A"/>
    <w:lvl w:ilvl="0" w:tplc="04090015">
      <w:start w:val="1"/>
      <w:numFmt w:val="upperLetter"/>
      <w:lvlText w:val="%1."/>
      <w:lvlJc w:val="left"/>
      <w:pPr>
        <w:ind w:left="720" w:hanging="360"/>
      </w:pPr>
      <w:rPr>
        <w:rFonts w:hint="default"/>
      </w:rPr>
    </w:lvl>
    <w:lvl w:ilvl="1" w:tplc="12ACCCDA">
      <w:start w:val="1"/>
      <w:numFmt w:val="decimal"/>
      <w:lvlText w:val="%2."/>
      <w:lvlJc w:val="left"/>
      <w:pPr>
        <w:ind w:left="1440" w:hanging="360"/>
      </w:pPr>
      <w:rPr>
        <w:rFonts w:asciiTheme="minorHAnsi" w:eastAsiaTheme="minorEastAsia" w:hAnsiTheme="minorHAnsi" w:cstheme="minorBidi"/>
      </w:rPr>
    </w:lvl>
    <w:lvl w:ilvl="2" w:tplc="0C8A60B0">
      <w:start w:val="1"/>
      <w:numFmt w:val="lowerLetter"/>
      <w:lvlText w:val="%3."/>
      <w:lvlJc w:val="right"/>
      <w:pPr>
        <w:ind w:left="2160" w:hanging="180"/>
      </w:pPr>
      <w:rPr>
        <w:rFonts w:asciiTheme="minorHAnsi" w:eastAsiaTheme="minorEastAsia" w:hAnsiTheme="minorHAnsi" w:cstheme="minorBidi"/>
      </w:rPr>
    </w:lvl>
    <w:lvl w:ilvl="3" w:tplc="2D7672F6">
      <w:start w:val="1"/>
      <w:numFmt w:val="lowerRoman"/>
      <w:lvlText w:val="%4."/>
      <w:lvlJc w:val="left"/>
      <w:pPr>
        <w:ind w:left="2880" w:hanging="360"/>
      </w:pPr>
      <w:rPr>
        <w:rFonts w:asciiTheme="minorHAnsi" w:eastAsiaTheme="minorEastAsia" w:hAnsiTheme="minorHAnsi" w:cstheme="minorBidi"/>
      </w:rPr>
    </w:lvl>
    <w:lvl w:ilvl="4" w:tplc="1C08D16C">
      <w:start w:val="8"/>
      <w:numFmt w:val="bullet"/>
      <w:lvlText w:val=""/>
      <w:lvlJc w:val="left"/>
      <w:pPr>
        <w:ind w:left="3600" w:hanging="360"/>
      </w:pPr>
      <w:rPr>
        <w:rFonts w:ascii="Symbol" w:eastAsiaTheme="minorEastAsia" w:hAnsi="Symbol" w:cstheme="minorBidi"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FC33D63"/>
    <w:multiLevelType w:val="hybridMultilevel"/>
    <w:tmpl w:val="8F6EE40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512706F3"/>
    <w:multiLevelType w:val="hybridMultilevel"/>
    <w:tmpl w:val="E07A22EE"/>
    <w:lvl w:ilvl="0" w:tplc="63BA378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BA0DA3"/>
    <w:multiLevelType w:val="hybridMultilevel"/>
    <w:tmpl w:val="B192E130"/>
    <w:lvl w:ilvl="0" w:tplc="A3326696">
      <w:start w:val="1"/>
      <w:numFmt w:val="upperLetter"/>
      <w:lvlText w:val="%1."/>
      <w:lvlJc w:val="left"/>
      <w:pPr>
        <w:ind w:left="720" w:hanging="360"/>
      </w:pPr>
      <w:rPr>
        <w:rFonts w:hint="default"/>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3006E6D"/>
    <w:multiLevelType w:val="hybridMultilevel"/>
    <w:tmpl w:val="1D023CC4"/>
    <w:lvl w:ilvl="0" w:tplc="0409000F">
      <w:start w:val="1"/>
      <w:numFmt w:val="decimal"/>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CE2EB7"/>
    <w:multiLevelType w:val="hybridMultilevel"/>
    <w:tmpl w:val="9FDAD864"/>
    <w:lvl w:ilvl="0" w:tplc="F14EE32E">
      <w:start w:val="1"/>
      <w:numFmt w:val="upperLetter"/>
      <w:lvlText w:val="%1."/>
      <w:lvlJc w:val="left"/>
      <w:pPr>
        <w:ind w:left="720" w:hanging="360"/>
      </w:pPr>
      <w:rPr>
        <w:rFonts w:hint="default"/>
        <w:b/>
        <w:bCs/>
        <w:i w:val="0"/>
        <w:iCs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4DB1FBA"/>
    <w:multiLevelType w:val="hybridMultilevel"/>
    <w:tmpl w:val="B192E130"/>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670411C"/>
    <w:multiLevelType w:val="hybridMultilevel"/>
    <w:tmpl w:val="2F1A835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5F064265"/>
    <w:multiLevelType w:val="hybridMultilevel"/>
    <w:tmpl w:val="BE684C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36A3212"/>
    <w:multiLevelType w:val="hybridMultilevel"/>
    <w:tmpl w:val="2690AD02"/>
    <w:lvl w:ilvl="0" w:tplc="FFFFFFFF">
      <w:start w:val="1"/>
      <w:numFmt w:val="upperLetter"/>
      <w:lvlText w:val="%1."/>
      <w:lvlJc w:val="left"/>
      <w:pPr>
        <w:ind w:left="720" w:hanging="360"/>
      </w:pPr>
      <w:rPr>
        <w:rFonts w:hint="default"/>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96A5FD4"/>
    <w:multiLevelType w:val="hybridMultilevel"/>
    <w:tmpl w:val="7D2A494E"/>
    <w:lvl w:ilvl="0" w:tplc="FFFFFFFF">
      <w:start w:val="1"/>
      <w:numFmt w:val="upperLetter"/>
      <w:lvlText w:val="%1."/>
      <w:lvlJc w:val="left"/>
      <w:pPr>
        <w:ind w:left="720" w:hanging="360"/>
      </w:pPr>
      <w:rPr>
        <w:rFonts w:hint="default"/>
        <w:b/>
        <w:bCs/>
      </w:rPr>
    </w:lvl>
    <w:lvl w:ilvl="1" w:tplc="0409000F">
      <w:start w:val="1"/>
      <w:numFmt w:val="decimal"/>
      <w:lvlText w:val="%2."/>
      <w:lvlJc w:val="left"/>
      <w:pPr>
        <w:ind w:left="288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9FE7517"/>
    <w:multiLevelType w:val="hybridMultilevel"/>
    <w:tmpl w:val="7EF4B4AC"/>
    <w:lvl w:ilvl="0" w:tplc="FFFFFFFF">
      <w:start w:val="1"/>
      <w:numFmt w:val="decimal"/>
      <w:lvlText w:val="%1."/>
      <w:lvlJc w:val="lef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AFB6860"/>
    <w:multiLevelType w:val="hybridMultilevel"/>
    <w:tmpl w:val="E7F2CB6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B027F4F"/>
    <w:multiLevelType w:val="hybridMultilevel"/>
    <w:tmpl w:val="C0A2B86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6C2A4A5A"/>
    <w:multiLevelType w:val="hybridMultilevel"/>
    <w:tmpl w:val="0A94385C"/>
    <w:lvl w:ilvl="0" w:tplc="AAFAD89C">
      <w:start w:val="1"/>
      <w:numFmt w:val="decimal"/>
      <w:lvlText w:val="%1."/>
      <w:lvlJc w:val="left"/>
      <w:pPr>
        <w:ind w:left="1080" w:hanging="360"/>
      </w:pPr>
      <w:rPr>
        <w:rFonts w:hint="default"/>
        <w:i w:val="0"/>
        <w:iCs w:val="0"/>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E297A73"/>
    <w:multiLevelType w:val="hybridMultilevel"/>
    <w:tmpl w:val="D1D67FE4"/>
    <w:lvl w:ilvl="0" w:tplc="FFFFFFFF">
      <w:start w:val="1"/>
      <w:numFmt w:val="upperLetter"/>
      <w:lvlText w:val="%1."/>
      <w:lvlJc w:val="left"/>
      <w:pPr>
        <w:ind w:left="720" w:hanging="360"/>
      </w:pPr>
      <w:rPr>
        <w:rFonts w:hint="default"/>
        <w:b/>
        <w:bCs/>
        <w:color w:val="000000" w:themeColor="text1"/>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5A348BC"/>
    <w:multiLevelType w:val="hybridMultilevel"/>
    <w:tmpl w:val="1566660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76A85359"/>
    <w:multiLevelType w:val="hybridMultilevel"/>
    <w:tmpl w:val="7EF4B4AC"/>
    <w:lvl w:ilvl="0" w:tplc="0409000F">
      <w:start w:val="1"/>
      <w:numFmt w:val="decimal"/>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7A12FF0"/>
    <w:multiLevelType w:val="hybridMultilevel"/>
    <w:tmpl w:val="A2CCE3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7A6C6126"/>
    <w:multiLevelType w:val="hybridMultilevel"/>
    <w:tmpl w:val="9FDAD864"/>
    <w:lvl w:ilvl="0" w:tplc="FFFFFFFF">
      <w:start w:val="1"/>
      <w:numFmt w:val="upperLetter"/>
      <w:lvlText w:val="%1."/>
      <w:lvlJc w:val="left"/>
      <w:pPr>
        <w:ind w:left="720" w:hanging="360"/>
      </w:pPr>
      <w:rPr>
        <w:rFonts w:hint="default"/>
        <w:b/>
        <w:bCs/>
        <w:i w:val="0"/>
        <w:i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B386860"/>
    <w:multiLevelType w:val="hybridMultilevel"/>
    <w:tmpl w:val="1766EC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E7E09C0"/>
    <w:multiLevelType w:val="hybridMultilevel"/>
    <w:tmpl w:val="7CAA186A"/>
    <w:lvl w:ilvl="0" w:tplc="04090015">
      <w:start w:val="1"/>
      <w:numFmt w:val="upperLetter"/>
      <w:lvlText w:val="%1."/>
      <w:lvlJc w:val="left"/>
      <w:pPr>
        <w:ind w:left="72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0273684">
    <w:abstractNumId w:val="8"/>
  </w:num>
  <w:num w:numId="2" w16cid:durableId="1257713608">
    <w:abstractNumId w:val="19"/>
  </w:num>
  <w:num w:numId="3" w16cid:durableId="91166336">
    <w:abstractNumId w:val="46"/>
  </w:num>
  <w:num w:numId="4" w16cid:durableId="940331777">
    <w:abstractNumId w:val="3"/>
  </w:num>
  <w:num w:numId="5" w16cid:durableId="290406123">
    <w:abstractNumId w:val="45"/>
  </w:num>
  <w:num w:numId="6" w16cid:durableId="1320842078">
    <w:abstractNumId w:val="23"/>
  </w:num>
  <w:num w:numId="7" w16cid:durableId="1914460837">
    <w:abstractNumId w:val="25"/>
  </w:num>
  <w:num w:numId="8" w16cid:durableId="876506772">
    <w:abstractNumId w:val="10"/>
  </w:num>
  <w:num w:numId="9" w16cid:durableId="455835336">
    <w:abstractNumId w:val="0"/>
  </w:num>
  <w:num w:numId="10" w16cid:durableId="1823541621">
    <w:abstractNumId w:val="16"/>
  </w:num>
  <w:num w:numId="11" w16cid:durableId="1029139961">
    <w:abstractNumId w:val="22"/>
  </w:num>
  <w:num w:numId="12" w16cid:durableId="724328733">
    <w:abstractNumId w:val="32"/>
  </w:num>
  <w:num w:numId="13" w16cid:durableId="1200243633">
    <w:abstractNumId w:val="28"/>
  </w:num>
  <w:num w:numId="14" w16cid:durableId="910458172">
    <w:abstractNumId w:val="20"/>
  </w:num>
  <w:num w:numId="15" w16cid:durableId="2086948864">
    <w:abstractNumId w:val="27"/>
  </w:num>
  <w:num w:numId="16" w16cid:durableId="312173884">
    <w:abstractNumId w:val="38"/>
  </w:num>
  <w:num w:numId="17" w16cid:durableId="560561386">
    <w:abstractNumId w:val="30"/>
  </w:num>
  <w:num w:numId="18" w16cid:durableId="400518068">
    <w:abstractNumId w:val="9"/>
  </w:num>
  <w:num w:numId="19" w16cid:durableId="599066124">
    <w:abstractNumId w:val="1"/>
  </w:num>
  <w:num w:numId="20" w16cid:durableId="860123026">
    <w:abstractNumId w:val="43"/>
  </w:num>
  <w:num w:numId="21" w16cid:durableId="283581039">
    <w:abstractNumId w:val="13"/>
  </w:num>
  <w:num w:numId="22" w16cid:durableId="586235432">
    <w:abstractNumId w:val="24"/>
  </w:num>
  <w:num w:numId="23" w16cid:durableId="641158335">
    <w:abstractNumId w:val="11"/>
  </w:num>
  <w:num w:numId="24" w16cid:durableId="1280917434">
    <w:abstractNumId w:val="41"/>
  </w:num>
  <w:num w:numId="25" w16cid:durableId="672491687">
    <w:abstractNumId w:val="7"/>
  </w:num>
  <w:num w:numId="26" w16cid:durableId="516509205">
    <w:abstractNumId w:val="26"/>
  </w:num>
  <w:num w:numId="27" w16cid:durableId="933172604">
    <w:abstractNumId w:val="33"/>
  </w:num>
  <w:num w:numId="28" w16cid:durableId="661658365">
    <w:abstractNumId w:val="15"/>
  </w:num>
  <w:num w:numId="29" w16cid:durableId="1833138732">
    <w:abstractNumId w:val="5"/>
  </w:num>
  <w:num w:numId="30" w16cid:durableId="1068842797">
    <w:abstractNumId w:val="6"/>
  </w:num>
  <w:num w:numId="31" w16cid:durableId="447164538">
    <w:abstractNumId w:val="4"/>
  </w:num>
  <w:num w:numId="32" w16cid:durableId="1637878014">
    <w:abstractNumId w:val="17"/>
  </w:num>
  <w:num w:numId="33" w16cid:durableId="1924559675">
    <w:abstractNumId w:val="37"/>
  </w:num>
  <w:num w:numId="34" w16cid:durableId="1543133272">
    <w:abstractNumId w:val="42"/>
  </w:num>
  <w:num w:numId="35" w16cid:durableId="1920017809">
    <w:abstractNumId w:val="29"/>
  </w:num>
  <w:num w:numId="36" w16cid:durableId="1193222919">
    <w:abstractNumId w:val="36"/>
  </w:num>
  <w:num w:numId="37" w16cid:durableId="877669721">
    <w:abstractNumId w:val="21"/>
  </w:num>
  <w:num w:numId="38" w16cid:durableId="598484432">
    <w:abstractNumId w:val="34"/>
  </w:num>
  <w:num w:numId="39" w16cid:durableId="228658089">
    <w:abstractNumId w:val="39"/>
  </w:num>
  <w:num w:numId="40" w16cid:durableId="1052264584">
    <w:abstractNumId w:val="44"/>
  </w:num>
  <w:num w:numId="41" w16cid:durableId="248779741">
    <w:abstractNumId w:val="18"/>
  </w:num>
  <w:num w:numId="42" w16cid:durableId="470176141">
    <w:abstractNumId w:val="14"/>
  </w:num>
  <w:num w:numId="43" w16cid:durableId="1680348621">
    <w:abstractNumId w:val="31"/>
  </w:num>
  <w:num w:numId="44" w16cid:durableId="1813018786">
    <w:abstractNumId w:val="40"/>
  </w:num>
  <w:num w:numId="45" w16cid:durableId="587425453">
    <w:abstractNumId w:val="35"/>
  </w:num>
  <w:num w:numId="46" w16cid:durableId="829910278">
    <w:abstractNumId w:val="12"/>
  </w:num>
  <w:num w:numId="47" w16cid:durableId="25868092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lison Mouch">
    <w15:presenceInfo w15:providerId="AD" w15:userId="S::Allison@orionplanningdesign.com::e3b65b23-a96f-4e14-ab70-b31c4472633b"/>
  </w15:person>
  <w15:person w15:author="allison@orionplanningdesign.com">
    <w15:presenceInfo w15:providerId="AD" w15:userId="S::urn:spo:guest#allison@orionplanningdesign.com::"/>
  </w15:person>
  <w15:person w15:author="Ally Ketron">
    <w15:presenceInfo w15:providerId="AD" w15:userId="S::ally.ketron@knoxplanning.org::ee30ddf5-d426-48c1-9abc-8fdcb8382a65"/>
  </w15:person>
  <w15:person w15:author="Steve Elliott">
    <w15:presenceInfo w15:providerId="AD" w15:userId="S::steve.elliott_knoxcounty.org#ext#@knoxplanning.onmicrosoft.com::f04ed0d6-bb8c-4d1d-8997-9fab8e0a3c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gutterAtTop/>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58D"/>
    <w:rsid w:val="000030BA"/>
    <w:rsid w:val="00011C31"/>
    <w:rsid w:val="0001352B"/>
    <w:rsid w:val="00020680"/>
    <w:rsid w:val="0002281B"/>
    <w:rsid w:val="00035478"/>
    <w:rsid w:val="00074DB1"/>
    <w:rsid w:val="000A520F"/>
    <w:rsid w:val="000C4091"/>
    <w:rsid w:val="000D7620"/>
    <w:rsid w:val="000F3BD2"/>
    <w:rsid w:val="000F4A4D"/>
    <w:rsid w:val="001057F4"/>
    <w:rsid w:val="001141C0"/>
    <w:rsid w:val="00114AF8"/>
    <w:rsid w:val="00134AE7"/>
    <w:rsid w:val="0015090B"/>
    <w:rsid w:val="00174F12"/>
    <w:rsid w:val="00177C1D"/>
    <w:rsid w:val="0018774F"/>
    <w:rsid w:val="00192B7C"/>
    <w:rsid w:val="00197FF3"/>
    <w:rsid w:val="001B339E"/>
    <w:rsid w:val="001B54D9"/>
    <w:rsid w:val="001B7ED1"/>
    <w:rsid w:val="001C1B89"/>
    <w:rsid w:val="001C2B46"/>
    <w:rsid w:val="001D52E1"/>
    <w:rsid w:val="001E2F79"/>
    <w:rsid w:val="001F21A9"/>
    <w:rsid w:val="00200ED8"/>
    <w:rsid w:val="0020147A"/>
    <w:rsid w:val="00203757"/>
    <w:rsid w:val="00204D27"/>
    <w:rsid w:val="00206C45"/>
    <w:rsid w:val="00210AF5"/>
    <w:rsid w:val="00216770"/>
    <w:rsid w:val="002251BF"/>
    <w:rsid w:val="00236D86"/>
    <w:rsid w:val="0024380C"/>
    <w:rsid w:val="00244E2E"/>
    <w:rsid w:val="00253C74"/>
    <w:rsid w:val="00262324"/>
    <w:rsid w:val="00292BB3"/>
    <w:rsid w:val="00294643"/>
    <w:rsid w:val="002A44A8"/>
    <w:rsid w:val="002B222F"/>
    <w:rsid w:val="002C2490"/>
    <w:rsid w:val="002C3EE1"/>
    <w:rsid w:val="002F3F13"/>
    <w:rsid w:val="002F6F6D"/>
    <w:rsid w:val="003058DD"/>
    <w:rsid w:val="003128E2"/>
    <w:rsid w:val="00331094"/>
    <w:rsid w:val="0034411F"/>
    <w:rsid w:val="0035119E"/>
    <w:rsid w:val="00353811"/>
    <w:rsid w:val="00370375"/>
    <w:rsid w:val="00380BE0"/>
    <w:rsid w:val="00386495"/>
    <w:rsid w:val="003E4AD8"/>
    <w:rsid w:val="003E7AFD"/>
    <w:rsid w:val="003F63FC"/>
    <w:rsid w:val="003F7536"/>
    <w:rsid w:val="004569D1"/>
    <w:rsid w:val="0045713D"/>
    <w:rsid w:val="0046258D"/>
    <w:rsid w:val="00482259"/>
    <w:rsid w:val="004853C8"/>
    <w:rsid w:val="0048B77A"/>
    <w:rsid w:val="004945BF"/>
    <w:rsid w:val="004A0C11"/>
    <w:rsid w:val="004A40D9"/>
    <w:rsid w:val="004B202B"/>
    <w:rsid w:val="004C1C57"/>
    <w:rsid w:val="004D67FA"/>
    <w:rsid w:val="004E4D0A"/>
    <w:rsid w:val="004F36E9"/>
    <w:rsid w:val="004F450E"/>
    <w:rsid w:val="00516BD3"/>
    <w:rsid w:val="00530D6F"/>
    <w:rsid w:val="00541F98"/>
    <w:rsid w:val="00550CB2"/>
    <w:rsid w:val="00550F45"/>
    <w:rsid w:val="00560131"/>
    <w:rsid w:val="005612E1"/>
    <w:rsid w:val="00561FE2"/>
    <w:rsid w:val="00562B77"/>
    <w:rsid w:val="00563D43"/>
    <w:rsid w:val="005666AA"/>
    <w:rsid w:val="00574B79"/>
    <w:rsid w:val="00593FF6"/>
    <w:rsid w:val="005A12AE"/>
    <w:rsid w:val="005A419C"/>
    <w:rsid w:val="005B0EB2"/>
    <w:rsid w:val="005B3E76"/>
    <w:rsid w:val="005B4320"/>
    <w:rsid w:val="005B6C2A"/>
    <w:rsid w:val="005C4A23"/>
    <w:rsid w:val="005E5799"/>
    <w:rsid w:val="005F066A"/>
    <w:rsid w:val="006000B2"/>
    <w:rsid w:val="00603876"/>
    <w:rsid w:val="00623C30"/>
    <w:rsid w:val="00661412"/>
    <w:rsid w:val="006836C2"/>
    <w:rsid w:val="00690944"/>
    <w:rsid w:val="006A6756"/>
    <w:rsid w:val="006C476E"/>
    <w:rsid w:val="006D25A1"/>
    <w:rsid w:val="006E4D6C"/>
    <w:rsid w:val="006F4648"/>
    <w:rsid w:val="007013C7"/>
    <w:rsid w:val="007014B2"/>
    <w:rsid w:val="00713CD7"/>
    <w:rsid w:val="00716098"/>
    <w:rsid w:val="00757899"/>
    <w:rsid w:val="00760F3C"/>
    <w:rsid w:val="00767415"/>
    <w:rsid w:val="00767EEA"/>
    <w:rsid w:val="007834CC"/>
    <w:rsid w:val="0079337B"/>
    <w:rsid w:val="0079C450"/>
    <w:rsid w:val="007E32C8"/>
    <w:rsid w:val="007F7F74"/>
    <w:rsid w:val="00800AC9"/>
    <w:rsid w:val="008149E3"/>
    <w:rsid w:val="008227A7"/>
    <w:rsid w:val="00822828"/>
    <w:rsid w:val="00827F75"/>
    <w:rsid w:val="00846B51"/>
    <w:rsid w:val="00847821"/>
    <w:rsid w:val="00847DF7"/>
    <w:rsid w:val="00875560"/>
    <w:rsid w:val="008764E2"/>
    <w:rsid w:val="00885F0D"/>
    <w:rsid w:val="00887F75"/>
    <w:rsid w:val="00895B18"/>
    <w:rsid w:val="008B3E06"/>
    <w:rsid w:val="008C1639"/>
    <w:rsid w:val="008C2550"/>
    <w:rsid w:val="008C3768"/>
    <w:rsid w:val="008C3D57"/>
    <w:rsid w:val="008C68C6"/>
    <w:rsid w:val="008D19DC"/>
    <w:rsid w:val="008D2B9C"/>
    <w:rsid w:val="008E2F4F"/>
    <w:rsid w:val="008F69D5"/>
    <w:rsid w:val="008F7CBE"/>
    <w:rsid w:val="00904312"/>
    <w:rsid w:val="009045AD"/>
    <w:rsid w:val="0090659A"/>
    <w:rsid w:val="00927282"/>
    <w:rsid w:val="009327B4"/>
    <w:rsid w:val="009344C0"/>
    <w:rsid w:val="009424ED"/>
    <w:rsid w:val="00951C80"/>
    <w:rsid w:val="009569F9"/>
    <w:rsid w:val="009574A0"/>
    <w:rsid w:val="009628C5"/>
    <w:rsid w:val="00974BA1"/>
    <w:rsid w:val="0097751D"/>
    <w:rsid w:val="00977644"/>
    <w:rsid w:val="00977915"/>
    <w:rsid w:val="00980EE5"/>
    <w:rsid w:val="0099516F"/>
    <w:rsid w:val="009B3F39"/>
    <w:rsid w:val="009D183C"/>
    <w:rsid w:val="009D2856"/>
    <w:rsid w:val="009F5138"/>
    <w:rsid w:val="009F5C69"/>
    <w:rsid w:val="00A027A2"/>
    <w:rsid w:val="00A33C79"/>
    <w:rsid w:val="00A359D0"/>
    <w:rsid w:val="00A35A7F"/>
    <w:rsid w:val="00A41CD0"/>
    <w:rsid w:val="00A432ED"/>
    <w:rsid w:val="00A833FA"/>
    <w:rsid w:val="00AA2F82"/>
    <w:rsid w:val="00AA3AD0"/>
    <w:rsid w:val="00AC17C2"/>
    <w:rsid w:val="00AD0877"/>
    <w:rsid w:val="00AD0FBB"/>
    <w:rsid w:val="00AD4B04"/>
    <w:rsid w:val="00AE58CC"/>
    <w:rsid w:val="00AE6308"/>
    <w:rsid w:val="00B02274"/>
    <w:rsid w:val="00B132BF"/>
    <w:rsid w:val="00B2185E"/>
    <w:rsid w:val="00B2643F"/>
    <w:rsid w:val="00B32156"/>
    <w:rsid w:val="00B32A5B"/>
    <w:rsid w:val="00B5425F"/>
    <w:rsid w:val="00B55E88"/>
    <w:rsid w:val="00B575C1"/>
    <w:rsid w:val="00B912BC"/>
    <w:rsid w:val="00BB3626"/>
    <w:rsid w:val="00BC4448"/>
    <w:rsid w:val="00BD0468"/>
    <w:rsid w:val="00BD3661"/>
    <w:rsid w:val="00BD5357"/>
    <w:rsid w:val="00C0307C"/>
    <w:rsid w:val="00C03352"/>
    <w:rsid w:val="00C0714F"/>
    <w:rsid w:val="00C17941"/>
    <w:rsid w:val="00C408F3"/>
    <w:rsid w:val="00C4593A"/>
    <w:rsid w:val="00C51527"/>
    <w:rsid w:val="00C5621B"/>
    <w:rsid w:val="00C63F9A"/>
    <w:rsid w:val="00C64009"/>
    <w:rsid w:val="00C7577D"/>
    <w:rsid w:val="00C80C87"/>
    <w:rsid w:val="00C97BDF"/>
    <w:rsid w:val="00CA0E61"/>
    <w:rsid w:val="00CA1952"/>
    <w:rsid w:val="00CB2448"/>
    <w:rsid w:val="00CF243C"/>
    <w:rsid w:val="00D02070"/>
    <w:rsid w:val="00D20BE3"/>
    <w:rsid w:val="00D31D12"/>
    <w:rsid w:val="00D32CD7"/>
    <w:rsid w:val="00D43B61"/>
    <w:rsid w:val="00D479DE"/>
    <w:rsid w:val="00D83FA3"/>
    <w:rsid w:val="00DA3F71"/>
    <w:rsid w:val="00DB27B7"/>
    <w:rsid w:val="00DB2FDA"/>
    <w:rsid w:val="00DC609F"/>
    <w:rsid w:val="00DD1B64"/>
    <w:rsid w:val="00DD44C4"/>
    <w:rsid w:val="00DE1602"/>
    <w:rsid w:val="00E0016C"/>
    <w:rsid w:val="00E06DDE"/>
    <w:rsid w:val="00E10A69"/>
    <w:rsid w:val="00E13BE9"/>
    <w:rsid w:val="00E23977"/>
    <w:rsid w:val="00E442AB"/>
    <w:rsid w:val="00E472DA"/>
    <w:rsid w:val="00E65AE3"/>
    <w:rsid w:val="00E76727"/>
    <w:rsid w:val="00E8144A"/>
    <w:rsid w:val="00E86C7A"/>
    <w:rsid w:val="00E923B2"/>
    <w:rsid w:val="00EA4079"/>
    <w:rsid w:val="00EA7D52"/>
    <w:rsid w:val="00EB19CF"/>
    <w:rsid w:val="00EB7D3D"/>
    <w:rsid w:val="00EE571A"/>
    <w:rsid w:val="00EE72EA"/>
    <w:rsid w:val="00EF0CA5"/>
    <w:rsid w:val="00EF1ECF"/>
    <w:rsid w:val="00EF67A5"/>
    <w:rsid w:val="00F128CC"/>
    <w:rsid w:val="00F1700C"/>
    <w:rsid w:val="00F215D8"/>
    <w:rsid w:val="00F33523"/>
    <w:rsid w:val="00F33902"/>
    <w:rsid w:val="00F3607B"/>
    <w:rsid w:val="00F40399"/>
    <w:rsid w:val="00F60522"/>
    <w:rsid w:val="00F729FC"/>
    <w:rsid w:val="00F937DD"/>
    <w:rsid w:val="00FA6DD9"/>
    <w:rsid w:val="00FA738C"/>
    <w:rsid w:val="00FB2ECB"/>
    <w:rsid w:val="00FC4AE7"/>
    <w:rsid w:val="00FE2CDB"/>
    <w:rsid w:val="00FE48AD"/>
    <w:rsid w:val="00FF4913"/>
    <w:rsid w:val="022571B4"/>
    <w:rsid w:val="026FF785"/>
    <w:rsid w:val="04723CA5"/>
    <w:rsid w:val="04C93463"/>
    <w:rsid w:val="05608620"/>
    <w:rsid w:val="056AF9FD"/>
    <w:rsid w:val="05AEF16F"/>
    <w:rsid w:val="060F6B11"/>
    <w:rsid w:val="065548C7"/>
    <w:rsid w:val="069E051D"/>
    <w:rsid w:val="07745DDB"/>
    <w:rsid w:val="078A502F"/>
    <w:rsid w:val="07D17F98"/>
    <w:rsid w:val="090A6B1A"/>
    <w:rsid w:val="0A2813E0"/>
    <w:rsid w:val="0A8193B9"/>
    <w:rsid w:val="0AC596AC"/>
    <w:rsid w:val="0B76F437"/>
    <w:rsid w:val="0BE616BE"/>
    <w:rsid w:val="0C45D79B"/>
    <w:rsid w:val="0C5B8654"/>
    <w:rsid w:val="0CFD1E22"/>
    <w:rsid w:val="0D3DFFEC"/>
    <w:rsid w:val="0E5BD09F"/>
    <w:rsid w:val="0F79D644"/>
    <w:rsid w:val="0F9A93B9"/>
    <w:rsid w:val="10786F36"/>
    <w:rsid w:val="1105FFE4"/>
    <w:rsid w:val="118F48AD"/>
    <w:rsid w:val="11E8FE0F"/>
    <w:rsid w:val="1202FE36"/>
    <w:rsid w:val="121FDA33"/>
    <w:rsid w:val="1220AA56"/>
    <w:rsid w:val="14519C73"/>
    <w:rsid w:val="15FD8E9C"/>
    <w:rsid w:val="164AABDF"/>
    <w:rsid w:val="171FB6C0"/>
    <w:rsid w:val="1777C3CD"/>
    <w:rsid w:val="17C65672"/>
    <w:rsid w:val="183D073E"/>
    <w:rsid w:val="183EEE3C"/>
    <w:rsid w:val="1845BD18"/>
    <w:rsid w:val="1873A376"/>
    <w:rsid w:val="18BDB6E5"/>
    <w:rsid w:val="18D83138"/>
    <w:rsid w:val="19B72835"/>
    <w:rsid w:val="1A719BAA"/>
    <w:rsid w:val="1B6C213E"/>
    <w:rsid w:val="1BC5815C"/>
    <w:rsid w:val="1CBC1F51"/>
    <w:rsid w:val="1CF034C8"/>
    <w:rsid w:val="1D605F87"/>
    <w:rsid w:val="1DC289A6"/>
    <w:rsid w:val="1DFCE646"/>
    <w:rsid w:val="1E1C4B80"/>
    <w:rsid w:val="1E3CF23D"/>
    <w:rsid w:val="1EACE402"/>
    <w:rsid w:val="1EE2003B"/>
    <w:rsid w:val="1F21F8F7"/>
    <w:rsid w:val="1F53F12F"/>
    <w:rsid w:val="1F6F49EA"/>
    <w:rsid w:val="1FE9D343"/>
    <w:rsid w:val="1FFCC2EC"/>
    <w:rsid w:val="209D6CAF"/>
    <w:rsid w:val="20B04139"/>
    <w:rsid w:val="2143B31C"/>
    <w:rsid w:val="2177179B"/>
    <w:rsid w:val="2245FF59"/>
    <w:rsid w:val="2369CB2F"/>
    <w:rsid w:val="23A2154F"/>
    <w:rsid w:val="23EAAFCC"/>
    <w:rsid w:val="23F10A2D"/>
    <w:rsid w:val="24150EB5"/>
    <w:rsid w:val="24BDA4FB"/>
    <w:rsid w:val="24E421BD"/>
    <w:rsid w:val="2549F08B"/>
    <w:rsid w:val="258EFDDA"/>
    <w:rsid w:val="26350FF6"/>
    <w:rsid w:val="26AD4079"/>
    <w:rsid w:val="26F04276"/>
    <w:rsid w:val="2779C6BD"/>
    <w:rsid w:val="27989351"/>
    <w:rsid w:val="27BB3A5E"/>
    <w:rsid w:val="27DC5EFE"/>
    <w:rsid w:val="289873FB"/>
    <w:rsid w:val="290466CE"/>
    <w:rsid w:val="2916330B"/>
    <w:rsid w:val="29FA5D7D"/>
    <w:rsid w:val="2AA14137"/>
    <w:rsid w:val="2AC38556"/>
    <w:rsid w:val="2BA73154"/>
    <w:rsid w:val="2C18C500"/>
    <w:rsid w:val="2D003716"/>
    <w:rsid w:val="2DAD2DDF"/>
    <w:rsid w:val="2DFC38C9"/>
    <w:rsid w:val="2E72FF6D"/>
    <w:rsid w:val="2FA7D840"/>
    <w:rsid w:val="3084FDCC"/>
    <w:rsid w:val="30AAC3DD"/>
    <w:rsid w:val="31867025"/>
    <w:rsid w:val="31E122E6"/>
    <w:rsid w:val="321BE6E7"/>
    <w:rsid w:val="32D3FC33"/>
    <w:rsid w:val="32FAFFF5"/>
    <w:rsid w:val="34252493"/>
    <w:rsid w:val="347672FA"/>
    <w:rsid w:val="349032EE"/>
    <w:rsid w:val="34F29D50"/>
    <w:rsid w:val="35579359"/>
    <w:rsid w:val="35A934BE"/>
    <w:rsid w:val="36DD8CD5"/>
    <w:rsid w:val="382961A2"/>
    <w:rsid w:val="3864F0A1"/>
    <w:rsid w:val="386617C8"/>
    <w:rsid w:val="39EEFC1C"/>
    <w:rsid w:val="39F66FF5"/>
    <w:rsid w:val="3BDC2480"/>
    <w:rsid w:val="3CF6FC3D"/>
    <w:rsid w:val="3DF8917D"/>
    <w:rsid w:val="3E2ABD4C"/>
    <w:rsid w:val="3E405F36"/>
    <w:rsid w:val="3EBC4602"/>
    <w:rsid w:val="3EBDF422"/>
    <w:rsid w:val="3F05D3C6"/>
    <w:rsid w:val="40259B17"/>
    <w:rsid w:val="4028A494"/>
    <w:rsid w:val="404EA8D9"/>
    <w:rsid w:val="4088968D"/>
    <w:rsid w:val="40BD811C"/>
    <w:rsid w:val="40E540EB"/>
    <w:rsid w:val="419EA0D5"/>
    <w:rsid w:val="422DAA7B"/>
    <w:rsid w:val="438DF331"/>
    <w:rsid w:val="4419A194"/>
    <w:rsid w:val="444BCF3C"/>
    <w:rsid w:val="44EA5479"/>
    <w:rsid w:val="4502BCD6"/>
    <w:rsid w:val="455CCE45"/>
    <w:rsid w:val="46108ECE"/>
    <w:rsid w:val="46338910"/>
    <w:rsid w:val="464C774F"/>
    <w:rsid w:val="46501375"/>
    <w:rsid w:val="487EF082"/>
    <w:rsid w:val="48F48C48"/>
    <w:rsid w:val="49A0E694"/>
    <w:rsid w:val="49B84F7F"/>
    <w:rsid w:val="49EC4D08"/>
    <w:rsid w:val="4A4554A7"/>
    <w:rsid w:val="4A4F39E4"/>
    <w:rsid w:val="4B25A83D"/>
    <w:rsid w:val="4B455CAE"/>
    <w:rsid w:val="4C1E5959"/>
    <w:rsid w:val="4C43029D"/>
    <w:rsid w:val="4C4D3D54"/>
    <w:rsid w:val="4C8CA503"/>
    <w:rsid w:val="4CBCA60F"/>
    <w:rsid w:val="4CD3A99F"/>
    <w:rsid w:val="4D6302D2"/>
    <w:rsid w:val="4D81664E"/>
    <w:rsid w:val="4D826484"/>
    <w:rsid w:val="4E5A0BE6"/>
    <w:rsid w:val="4EA73847"/>
    <w:rsid w:val="4F2B631B"/>
    <w:rsid w:val="4F7025A2"/>
    <w:rsid w:val="4FF29D73"/>
    <w:rsid w:val="50192B90"/>
    <w:rsid w:val="520130DE"/>
    <w:rsid w:val="5258F4AD"/>
    <w:rsid w:val="5263E0FA"/>
    <w:rsid w:val="52FA73DD"/>
    <w:rsid w:val="5320A23E"/>
    <w:rsid w:val="5381DCE7"/>
    <w:rsid w:val="54BC536F"/>
    <w:rsid w:val="550F239F"/>
    <w:rsid w:val="5513D006"/>
    <w:rsid w:val="5522AB68"/>
    <w:rsid w:val="55D1ADA0"/>
    <w:rsid w:val="55E201B7"/>
    <w:rsid w:val="56107C78"/>
    <w:rsid w:val="56434F28"/>
    <w:rsid w:val="56A92A76"/>
    <w:rsid w:val="571723D4"/>
    <w:rsid w:val="57FB6596"/>
    <w:rsid w:val="58530D20"/>
    <w:rsid w:val="5911EAAC"/>
    <w:rsid w:val="59394E39"/>
    <w:rsid w:val="59DD7DB8"/>
    <w:rsid w:val="5C1B0ED4"/>
    <w:rsid w:val="5E088F4A"/>
    <w:rsid w:val="609F2C9F"/>
    <w:rsid w:val="60B7E5EF"/>
    <w:rsid w:val="6191F8F5"/>
    <w:rsid w:val="624707E9"/>
    <w:rsid w:val="63B9136E"/>
    <w:rsid w:val="64072C8E"/>
    <w:rsid w:val="6416D07F"/>
    <w:rsid w:val="642DEA72"/>
    <w:rsid w:val="6490CAC7"/>
    <w:rsid w:val="64E801D1"/>
    <w:rsid w:val="6576D928"/>
    <w:rsid w:val="65B6F1C1"/>
    <w:rsid w:val="67452006"/>
    <w:rsid w:val="675B9DE3"/>
    <w:rsid w:val="696276FB"/>
    <w:rsid w:val="69F58E39"/>
    <w:rsid w:val="6ACDE570"/>
    <w:rsid w:val="6AF5643B"/>
    <w:rsid w:val="6B6B6445"/>
    <w:rsid w:val="6BFCCCB5"/>
    <w:rsid w:val="6C9B7658"/>
    <w:rsid w:val="6CB5D6E9"/>
    <w:rsid w:val="6E051FC7"/>
    <w:rsid w:val="6EBDBEFD"/>
    <w:rsid w:val="6FAB16E5"/>
    <w:rsid w:val="701E77CE"/>
    <w:rsid w:val="7041B3CD"/>
    <w:rsid w:val="709DF935"/>
    <w:rsid w:val="71F0DC62"/>
    <w:rsid w:val="7209EDFF"/>
    <w:rsid w:val="735EC344"/>
    <w:rsid w:val="744F267D"/>
    <w:rsid w:val="747FB9D6"/>
    <w:rsid w:val="75BB8F7E"/>
    <w:rsid w:val="75E187B9"/>
    <w:rsid w:val="76159E21"/>
    <w:rsid w:val="76E943E2"/>
    <w:rsid w:val="76FA822A"/>
    <w:rsid w:val="779CF3B4"/>
    <w:rsid w:val="77DBD478"/>
    <w:rsid w:val="783CAA8A"/>
    <w:rsid w:val="7847F2C7"/>
    <w:rsid w:val="7850A566"/>
    <w:rsid w:val="78679020"/>
    <w:rsid w:val="78F4D0BD"/>
    <w:rsid w:val="7910C720"/>
    <w:rsid w:val="792FFE87"/>
    <w:rsid w:val="7A1441C1"/>
    <w:rsid w:val="7A3F07EB"/>
    <w:rsid w:val="7A5FA3D7"/>
    <w:rsid w:val="7A7F1007"/>
    <w:rsid w:val="7BE9D43C"/>
    <w:rsid w:val="7C52E7A0"/>
    <w:rsid w:val="7D1053FA"/>
    <w:rsid w:val="7D49661B"/>
    <w:rsid w:val="7D4FE1C7"/>
    <w:rsid w:val="7E688A50"/>
    <w:rsid w:val="7FACAD1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6FFED"/>
  <w14:defaultImageDpi w14:val="32767"/>
  <w15:chartTrackingRefBased/>
  <w15:docId w15:val="{80CD4AB7-F266-401F-B673-F1D57DA81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F0CA5"/>
    <w:rPr>
      <w:sz w:val="20"/>
      <w:szCs w:val="20"/>
    </w:rPr>
  </w:style>
  <w:style w:type="paragraph" w:styleId="Heading1">
    <w:name w:val="heading 1"/>
    <w:basedOn w:val="Normal"/>
    <w:next w:val="Normal"/>
    <w:link w:val="Heading1Char"/>
    <w:uiPriority w:val="9"/>
    <w:qFormat/>
    <w:rsid w:val="00EF0CA5"/>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EF0CA5"/>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EF0CA5"/>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EF0CA5"/>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EF0CA5"/>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EF0CA5"/>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EF0CA5"/>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EF0CA5"/>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F0CA5"/>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CA5"/>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EF0CA5"/>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EF0CA5"/>
    <w:rPr>
      <w:caps/>
      <w:color w:val="0A2F40" w:themeColor="accent1" w:themeShade="7F"/>
      <w:spacing w:val="15"/>
    </w:rPr>
  </w:style>
  <w:style w:type="character" w:customStyle="1" w:styleId="Heading4Char">
    <w:name w:val="Heading 4 Char"/>
    <w:basedOn w:val="DefaultParagraphFont"/>
    <w:link w:val="Heading4"/>
    <w:uiPriority w:val="9"/>
    <w:semiHidden/>
    <w:rsid w:val="00EF0CA5"/>
    <w:rPr>
      <w:caps/>
      <w:color w:val="0F4761" w:themeColor="accent1" w:themeShade="BF"/>
      <w:spacing w:val="10"/>
    </w:rPr>
  </w:style>
  <w:style w:type="character" w:customStyle="1" w:styleId="Heading5Char">
    <w:name w:val="Heading 5 Char"/>
    <w:basedOn w:val="DefaultParagraphFont"/>
    <w:link w:val="Heading5"/>
    <w:uiPriority w:val="9"/>
    <w:semiHidden/>
    <w:rsid w:val="00EF0CA5"/>
    <w:rPr>
      <w:caps/>
      <w:color w:val="0F4761" w:themeColor="accent1" w:themeShade="BF"/>
      <w:spacing w:val="10"/>
    </w:rPr>
  </w:style>
  <w:style w:type="character" w:customStyle="1" w:styleId="Heading6Char">
    <w:name w:val="Heading 6 Char"/>
    <w:basedOn w:val="DefaultParagraphFont"/>
    <w:link w:val="Heading6"/>
    <w:uiPriority w:val="9"/>
    <w:semiHidden/>
    <w:rsid w:val="00EF0CA5"/>
    <w:rPr>
      <w:caps/>
      <w:color w:val="0F4761" w:themeColor="accent1" w:themeShade="BF"/>
      <w:spacing w:val="10"/>
    </w:rPr>
  </w:style>
  <w:style w:type="character" w:customStyle="1" w:styleId="Heading7Char">
    <w:name w:val="Heading 7 Char"/>
    <w:basedOn w:val="DefaultParagraphFont"/>
    <w:link w:val="Heading7"/>
    <w:uiPriority w:val="9"/>
    <w:semiHidden/>
    <w:rsid w:val="00EF0CA5"/>
    <w:rPr>
      <w:caps/>
      <w:color w:val="0F4761" w:themeColor="accent1" w:themeShade="BF"/>
      <w:spacing w:val="10"/>
    </w:rPr>
  </w:style>
  <w:style w:type="character" w:customStyle="1" w:styleId="Heading8Char">
    <w:name w:val="Heading 8 Char"/>
    <w:basedOn w:val="DefaultParagraphFont"/>
    <w:link w:val="Heading8"/>
    <w:uiPriority w:val="9"/>
    <w:semiHidden/>
    <w:rsid w:val="00EF0CA5"/>
    <w:rPr>
      <w:caps/>
      <w:spacing w:val="10"/>
      <w:sz w:val="18"/>
      <w:szCs w:val="18"/>
    </w:rPr>
  </w:style>
  <w:style w:type="character" w:customStyle="1" w:styleId="Heading9Char">
    <w:name w:val="Heading 9 Char"/>
    <w:basedOn w:val="DefaultParagraphFont"/>
    <w:link w:val="Heading9"/>
    <w:uiPriority w:val="9"/>
    <w:semiHidden/>
    <w:rsid w:val="00EF0CA5"/>
    <w:rPr>
      <w:i/>
      <w:caps/>
      <w:spacing w:val="10"/>
      <w:sz w:val="18"/>
      <w:szCs w:val="18"/>
    </w:rPr>
  </w:style>
  <w:style w:type="paragraph" w:styleId="Title">
    <w:name w:val="Title"/>
    <w:basedOn w:val="Normal"/>
    <w:next w:val="Normal"/>
    <w:link w:val="TitleChar"/>
    <w:uiPriority w:val="10"/>
    <w:qFormat/>
    <w:rsid w:val="00EF0CA5"/>
    <w:pPr>
      <w:spacing w:before="720"/>
    </w:pPr>
    <w:rPr>
      <w:caps/>
      <w:color w:val="156082" w:themeColor="accent1"/>
      <w:spacing w:val="10"/>
      <w:kern w:val="28"/>
      <w:sz w:val="52"/>
      <w:szCs w:val="52"/>
    </w:rPr>
  </w:style>
  <w:style w:type="character" w:customStyle="1" w:styleId="TitleChar">
    <w:name w:val="Title Char"/>
    <w:basedOn w:val="DefaultParagraphFont"/>
    <w:link w:val="Title"/>
    <w:uiPriority w:val="10"/>
    <w:rsid w:val="00EF0CA5"/>
    <w:rPr>
      <w:caps/>
      <w:color w:val="156082" w:themeColor="accent1"/>
      <w:spacing w:val="10"/>
      <w:kern w:val="28"/>
      <w:sz w:val="52"/>
      <w:szCs w:val="52"/>
    </w:rPr>
  </w:style>
  <w:style w:type="paragraph" w:styleId="Subtitle">
    <w:name w:val="Subtitle"/>
    <w:basedOn w:val="Normal"/>
    <w:next w:val="Normal"/>
    <w:link w:val="SubtitleChar"/>
    <w:uiPriority w:val="11"/>
    <w:qFormat/>
    <w:rsid w:val="00EF0CA5"/>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EF0CA5"/>
    <w:rPr>
      <w:caps/>
      <w:color w:val="595959" w:themeColor="text1" w:themeTint="A6"/>
      <w:spacing w:val="10"/>
      <w:sz w:val="24"/>
      <w:szCs w:val="24"/>
    </w:rPr>
  </w:style>
  <w:style w:type="paragraph" w:styleId="Quote">
    <w:name w:val="Quote"/>
    <w:basedOn w:val="Normal"/>
    <w:next w:val="Normal"/>
    <w:link w:val="QuoteChar"/>
    <w:uiPriority w:val="29"/>
    <w:qFormat/>
    <w:rsid w:val="00EF0CA5"/>
    <w:rPr>
      <w:i/>
      <w:iCs/>
    </w:rPr>
  </w:style>
  <w:style w:type="character" w:customStyle="1" w:styleId="QuoteChar">
    <w:name w:val="Quote Char"/>
    <w:basedOn w:val="DefaultParagraphFont"/>
    <w:link w:val="Quote"/>
    <w:uiPriority w:val="29"/>
    <w:rsid w:val="00EF0CA5"/>
    <w:rPr>
      <w:i/>
      <w:iCs/>
      <w:sz w:val="20"/>
      <w:szCs w:val="20"/>
    </w:rPr>
  </w:style>
  <w:style w:type="paragraph" w:styleId="ListParagraph">
    <w:name w:val="List Paragraph"/>
    <w:basedOn w:val="Normal"/>
    <w:uiPriority w:val="34"/>
    <w:qFormat/>
    <w:rsid w:val="00EF0CA5"/>
    <w:pPr>
      <w:ind w:left="720"/>
      <w:contextualSpacing/>
    </w:pPr>
  </w:style>
  <w:style w:type="character" w:styleId="IntenseEmphasis">
    <w:name w:val="Intense Emphasis"/>
    <w:uiPriority w:val="21"/>
    <w:qFormat/>
    <w:rsid w:val="00EF0CA5"/>
    <w:rPr>
      <w:b/>
      <w:bCs/>
      <w:caps/>
      <w:color w:val="0A2F40" w:themeColor="accent1" w:themeShade="7F"/>
      <w:spacing w:val="10"/>
    </w:rPr>
  </w:style>
  <w:style w:type="paragraph" w:styleId="IntenseQuote">
    <w:name w:val="Intense Quote"/>
    <w:basedOn w:val="Normal"/>
    <w:next w:val="Normal"/>
    <w:link w:val="IntenseQuoteChar"/>
    <w:uiPriority w:val="30"/>
    <w:qFormat/>
    <w:rsid w:val="00EF0CA5"/>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EF0CA5"/>
    <w:rPr>
      <w:i/>
      <w:iCs/>
      <w:color w:val="156082" w:themeColor="accent1"/>
      <w:sz w:val="20"/>
      <w:szCs w:val="20"/>
    </w:rPr>
  </w:style>
  <w:style w:type="character" w:styleId="IntenseReference">
    <w:name w:val="Intense Reference"/>
    <w:uiPriority w:val="32"/>
    <w:qFormat/>
    <w:rsid w:val="00EF0CA5"/>
    <w:rPr>
      <w:b/>
      <w:bCs/>
      <w:i/>
      <w:iCs/>
      <w:caps/>
      <w:color w:val="156082" w:themeColor="accent1"/>
    </w:rPr>
  </w:style>
  <w:style w:type="table" w:styleId="TableGrid">
    <w:name w:val="Table Grid"/>
    <w:basedOn w:val="TableNormal"/>
    <w:uiPriority w:val="39"/>
    <w:rsid w:val="005B3E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937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37DD"/>
  </w:style>
  <w:style w:type="paragraph" w:styleId="Footer">
    <w:name w:val="footer"/>
    <w:basedOn w:val="Normal"/>
    <w:link w:val="FooterChar"/>
    <w:uiPriority w:val="99"/>
    <w:unhideWhenUsed/>
    <w:rsid w:val="00F937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37DD"/>
  </w:style>
  <w:style w:type="character" w:styleId="PageNumber">
    <w:name w:val="page number"/>
    <w:basedOn w:val="DefaultParagraphFont"/>
    <w:uiPriority w:val="99"/>
    <w:semiHidden/>
    <w:unhideWhenUsed/>
    <w:rsid w:val="00F937DD"/>
  </w:style>
  <w:style w:type="paragraph" w:styleId="Caption">
    <w:name w:val="caption"/>
    <w:basedOn w:val="Normal"/>
    <w:next w:val="Normal"/>
    <w:uiPriority w:val="35"/>
    <w:semiHidden/>
    <w:unhideWhenUsed/>
    <w:qFormat/>
    <w:rsid w:val="00EF0CA5"/>
    <w:rPr>
      <w:b/>
      <w:bCs/>
      <w:color w:val="0F4761" w:themeColor="accent1" w:themeShade="BF"/>
      <w:sz w:val="16"/>
      <w:szCs w:val="16"/>
    </w:rPr>
  </w:style>
  <w:style w:type="character" w:styleId="Strong">
    <w:name w:val="Strong"/>
    <w:uiPriority w:val="22"/>
    <w:qFormat/>
    <w:rsid w:val="00EF0CA5"/>
    <w:rPr>
      <w:b/>
      <w:bCs/>
    </w:rPr>
  </w:style>
  <w:style w:type="character" w:styleId="Emphasis">
    <w:name w:val="Emphasis"/>
    <w:uiPriority w:val="20"/>
    <w:qFormat/>
    <w:rsid w:val="00EF0CA5"/>
    <w:rPr>
      <w:caps/>
      <w:color w:val="0A2F40" w:themeColor="accent1" w:themeShade="7F"/>
      <w:spacing w:val="5"/>
    </w:rPr>
  </w:style>
  <w:style w:type="paragraph" w:styleId="NoSpacing">
    <w:name w:val="No Spacing"/>
    <w:basedOn w:val="Normal"/>
    <w:link w:val="NoSpacingChar"/>
    <w:uiPriority w:val="1"/>
    <w:qFormat/>
    <w:rsid w:val="00EF0CA5"/>
    <w:pPr>
      <w:spacing w:before="0" w:after="0" w:line="240" w:lineRule="auto"/>
    </w:pPr>
  </w:style>
  <w:style w:type="character" w:customStyle="1" w:styleId="NoSpacingChar">
    <w:name w:val="No Spacing Char"/>
    <w:basedOn w:val="DefaultParagraphFont"/>
    <w:link w:val="NoSpacing"/>
    <w:uiPriority w:val="1"/>
    <w:rsid w:val="00EF0CA5"/>
    <w:rPr>
      <w:sz w:val="20"/>
      <w:szCs w:val="20"/>
    </w:rPr>
  </w:style>
  <w:style w:type="character" w:styleId="SubtleEmphasis">
    <w:name w:val="Subtle Emphasis"/>
    <w:uiPriority w:val="19"/>
    <w:qFormat/>
    <w:rsid w:val="00EF0CA5"/>
    <w:rPr>
      <w:i/>
      <w:iCs/>
      <w:color w:val="0A2F40" w:themeColor="accent1" w:themeShade="7F"/>
    </w:rPr>
  </w:style>
  <w:style w:type="character" w:styleId="SubtleReference">
    <w:name w:val="Subtle Reference"/>
    <w:uiPriority w:val="31"/>
    <w:qFormat/>
    <w:rsid w:val="00EF0CA5"/>
    <w:rPr>
      <w:b/>
      <w:bCs/>
      <w:color w:val="156082" w:themeColor="accent1"/>
    </w:rPr>
  </w:style>
  <w:style w:type="character" w:styleId="BookTitle">
    <w:name w:val="Book Title"/>
    <w:uiPriority w:val="33"/>
    <w:qFormat/>
    <w:rsid w:val="00EF0CA5"/>
    <w:rPr>
      <w:b/>
      <w:bCs/>
      <w:i/>
      <w:iCs/>
      <w:spacing w:val="9"/>
    </w:rPr>
  </w:style>
  <w:style w:type="paragraph" w:styleId="TOCHeading">
    <w:name w:val="TOC Heading"/>
    <w:basedOn w:val="Heading1"/>
    <w:next w:val="Normal"/>
    <w:uiPriority w:val="39"/>
    <w:semiHidden/>
    <w:unhideWhenUsed/>
    <w:qFormat/>
    <w:rsid w:val="00EF0CA5"/>
    <w:pPr>
      <w:outlineLvl w:val="9"/>
    </w:pPr>
  </w:style>
  <w:style w:type="character" w:styleId="CommentReference">
    <w:name w:val="annotation reference"/>
    <w:basedOn w:val="DefaultParagraphFont"/>
    <w:uiPriority w:val="99"/>
    <w:semiHidden/>
    <w:unhideWhenUsed/>
    <w:rsid w:val="000C4091"/>
    <w:rPr>
      <w:sz w:val="16"/>
      <w:szCs w:val="16"/>
    </w:rPr>
  </w:style>
  <w:style w:type="paragraph" w:styleId="CommentText">
    <w:name w:val="annotation text"/>
    <w:basedOn w:val="Normal"/>
    <w:link w:val="CommentTextChar"/>
    <w:uiPriority w:val="99"/>
    <w:semiHidden/>
    <w:unhideWhenUsed/>
    <w:rsid w:val="000C4091"/>
    <w:pPr>
      <w:spacing w:line="240" w:lineRule="auto"/>
    </w:pPr>
  </w:style>
  <w:style w:type="character" w:customStyle="1" w:styleId="CommentTextChar">
    <w:name w:val="Comment Text Char"/>
    <w:basedOn w:val="DefaultParagraphFont"/>
    <w:link w:val="CommentText"/>
    <w:uiPriority w:val="99"/>
    <w:semiHidden/>
    <w:rsid w:val="000C4091"/>
    <w:rPr>
      <w:sz w:val="20"/>
      <w:szCs w:val="20"/>
    </w:rPr>
  </w:style>
  <w:style w:type="paragraph" w:styleId="CommentSubject">
    <w:name w:val="annotation subject"/>
    <w:basedOn w:val="CommentText"/>
    <w:next w:val="CommentText"/>
    <w:link w:val="CommentSubjectChar"/>
    <w:uiPriority w:val="99"/>
    <w:semiHidden/>
    <w:unhideWhenUsed/>
    <w:rsid w:val="000C4091"/>
    <w:rPr>
      <w:b/>
      <w:bCs/>
    </w:rPr>
  </w:style>
  <w:style w:type="character" w:customStyle="1" w:styleId="CommentSubjectChar">
    <w:name w:val="Comment Subject Char"/>
    <w:basedOn w:val="CommentTextChar"/>
    <w:link w:val="CommentSubject"/>
    <w:uiPriority w:val="99"/>
    <w:semiHidden/>
    <w:rsid w:val="000C4091"/>
    <w:rPr>
      <w:b/>
      <w:bCs/>
      <w:sz w:val="20"/>
      <w:szCs w:val="20"/>
    </w:rPr>
  </w:style>
  <w:style w:type="paragraph" w:styleId="Revision">
    <w:name w:val="Revision"/>
    <w:hidden/>
    <w:uiPriority w:val="99"/>
    <w:semiHidden/>
    <w:rsid w:val="00114AF8"/>
    <w:pPr>
      <w:spacing w:before="0" w:after="0" w:line="240" w:lineRule="auto"/>
    </w:pPr>
    <w:rPr>
      <w:sz w:val="20"/>
      <w:szCs w:val="20"/>
    </w:rPr>
  </w:style>
  <w:style w:type="table" w:styleId="GridTable1Light">
    <w:name w:val="Grid Table 1 Light"/>
    <w:basedOn w:val="TableNormal"/>
    <w:uiPriority w:val="46"/>
    <w:rsid w:val="00EB7D3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7D5C46C97A19A40833AB7B4A8CEAE07" ma:contentTypeVersion="12" ma:contentTypeDescription="Create a new document." ma:contentTypeScope="" ma:versionID="307d62ef9571a069feace5ebdcbd1f7f">
  <xsd:schema xmlns:xsd="http://www.w3.org/2001/XMLSchema" xmlns:xs="http://www.w3.org/2001/XMLSchema" xmlns:p="http://schemas.microsoft.com/office/2006/metadata/properties" xmlns:ns2="f37096df-6930-4ef7-8d53-6cde7692228d" xmlns:ns3="6e39203c-2160-44b3-b668-60540c6c6810" targetNamespace="http://schemas.microsoft.com/office/2006/metadata/properties" ma:root="true" ma:fieldsID="ad6efb460fd84aafed433c8f8ef2b499" ns2:_="" ns3:_="">
    <xsd:import namespace="f37096df-6930-4ef7-8d53-6cde7692228d"/>
    <xsd:import namespace="6e39203c-2160-44b3-b668-60540c6c681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7096df-6930-4ef7-8d53-6cde769222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598f581-74a1-4b8b-8406-1fc86350fe5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e39203c-2160-44b3-b668-60540c6c681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8155f5f-5620-41b6-af60-c3704e5e97c1}" ma:internalName="TaxCatchAll" ma:showField="CatchAllData" ma:web="6e39203c-2160-44b3-b668-60540c6c681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e39203c-2160-44b3-b668-60540c6c6810" xsi:nil="true"/>
    <lcf76f155ced4ddcb4097134ff3c332f xmlns="f37096df-6930-4ef7-8d53-6cde7692228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4F4288B-BF24-4244-BF89-BAD27DC103F6}">
  <ds:schemaRefs>
    <ds:schemaRef ds:uri="http://schemas.microsoft.com/sharepoint/v3/contenttype/forms"/>
  </ds:schemaRefs>
</ds:datastoreItem>
</file>

<file path=customXml/itemProps2.xml><?xml version="1.0" encoding="utf-8"?>
<ds:datastoreItem xmlns:ds="http://schemas.openxmlformats.org/officeDocument/2006/customXml" ds:itemID="{57ADA76D-4539-4E38-A72B-E840BFA7C0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7096df-6930-4ef7-8d53-6cde7692228d"/>
    <ds:schemaRef ds:uri="6e39203c-2160-44b3-b668-60540c6c68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44B5E30-130B-46C6-95A5-A85CA426C670}">
  <ds:schemaRefs>
    <ds:schemaRef ds:uri="http://schemas.microsoft.com/office/2006/metadata/properties"/>
    <ds:schemaRef ds:uri="http://schemas.microsoft.com/office/infopath/2007/PartnerControls"/>
    <ds:schemaRef ds:uri="6e39203c-2160-44b3-b668-60540c6c6810"/>
    <ds:schemaRef ds:uri="f37096df-6930-4ef7-8d53-6cde7692228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16</Pages>
  <Words>4428</Words>
  <Characters>24358</Characters>
  <Application>Microsoft Office Word</Application>
  <DocSecurity>0</DocSecurity>
  <Lines>1739</Lines>
  <Paragraphs>1251</Paragraphs>
  <ScaleCrop>false</ScaleCrop>
  <Company/>
  <LinksUpToDate>false</LinksUpToDate>
  <CharactersWithSpaces>27535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Allison Mouch</dc:creator>
  <cp:keywords/>
  <dc:description/>
  <cp:lastModifiedBy>Oliver Seabolt</cp:lastModifiedBy>
  <cp:revision>2</cp:revision>
  <dcterms:created xsi:type="dcterms:W3CDTF">2026-03-17T02:43:00Z</dcterms:created>
  <dcterms:modified xsi:type="dcterms:W3CDTF">2026-03-17T02:43:00Z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0x01010027D5C46C97A19A40833AB7B4A8CEAE07</vt:lpwstr>
  </property>
  <property fmtid="{D5CDD505-2E9C-101B-9397-08002B2CF9AE}" pid="3" name="MediaServiceImageTags">
    <vt:lpwstr/>
  </property>
</Properties>
</file>